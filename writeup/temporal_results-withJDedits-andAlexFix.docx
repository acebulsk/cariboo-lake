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comments.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comments.xml" ContentType="application/vnd.openxmlformats-officedocument.wordprocessingml.comments+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keepNext w:val="true"/>
        <w:keepLines/>
        <w:spacing w:before="480" w:after="240"/>
        <w:jc w:val="center"/>
        <w:rPr/>
      </w:pPr>
      <w:r>
        <w:rPr/>
        <w:t>Cariboo Lake Results Draft: Core Record</w:t>
      </w:r>
    </w:p>
    <w:p>
      <w:pPr>
        <w:pStyle w:val="Author"/>
        <w:rPr/>
      </w:pPr>
      <w:r>
        <w:rPr/>
        <w:t>Alex Cebulski</w:t>
      </w:r>
    </w:p>
    <w:p>
      <w:pPr>
        <w:pStyle w:val="Date"/>
        <w:rPr/>
      </w:pPr>
      <w:r>
        <w:rPr/>
        <w:t>Feb 13, 2022</w:t>
      </w:r>
    </w:p>
    <w:p>
      <w:pPr>
        <w:pStyle w:val="FirstParagraph"/>
        <w:rPr/>
      </w:pPr>
      <w:r>
        <w:rPr/>
        <w:t xml:space="preserve">Four glaciolacustrine sediment cores, which range from 2 – 4 m in length, were retrieved from the deepest basins of Cariboo Lake (Figure 1). Cores V1 and V2 were selected for detailed analysis as these two cores had sufficient organic material for AMS radiocarbon dating, and their sedimentary record was well preserved. </w:t>
      </w:r>
      <w:r>
        <w:rPr/>
        <w:t xml:space="preserve">The chronology of the two cores is provided by AMS radiocarbon dating and varve counting. </w:t>
      </w:r>
      <w:r>
        <w:rPr/>
        <w:t xml:space="preserve">No evidence of volcanic tephra was found within either of the two cores. @Westgate1977 reports the most recent major volcanic </w:t>
      </w:r>
      <w:r>
        <w:rPr/>
        <w:t>ash event to reach central BC occurred 2100 yr BP. This combined with the dark colour of the clastic core sediments prevented finding smaller volcanic ash events within the cores.</w:t>
      </w:r>
      <w:r>
        <w:rPr/>
        <w:t xml:space="preserve">   </w:t>
      </w:r>
      <w:r>
        <w:rPr/>
        <w:t xml:space="preserve">Records of grain size, varve thickness, and organic content from these two cores demonstrate patterns in sediment delivery to Cariboo Lake over the past </w:t>
      </w:r>
      <w:r>
        <w:rPr/>
        <w:t>2000</w:t>
      </w:r>
      <w:r>
        <w:rPr/>
        <w:t xml:space="preserve"> years.</w:t>
      </w:r>
    </w:p>
    <w:p>
      <w:pPr>
        <w:pStyle w:val="TextBody"/>
        <w:rPr/>
      </w:pPr>
      <w:r>
        <w:rPr>
          <w:i/>
          <w:iCs/>
        </w:rPr>
        <w:t>Chronology</w:t>
      </w:r>
    </w:p>
    <w:p>
      <w:pPr>
        <w:pStyle w:val="TextBody"/>
        <w:rPr/>
      </w:pPr>
      <w:r>
        <w:rPr/>
        <w:t>AMS radiocarbon dates obtained for cores V1 and V2 provide temporal control and evidence of sediment accumulation rates. A small twig from V1 at 347 cm yielded a date of 1899-1819 cal BP. Two separate samples were analyzed from V2, one comprised of a large twig at 222 cm yielding a date of 490-316 cal BP (V2a), and a combination of two separate organic pieces which were combined into one sample, a twig at 286 cm and a pine needle at 294 cm and provided a date of 2045-1895 cal BP (V2b). Figure 2, shows the dating calibration curves derived for the three AMS radiocarbon dates. The date</w:t>
      </w:r>
      <w:r>
        <w:rPr/>
        <w:t>s</w:t>
      </w:r>
      <w:r>
        <w:rPr/>
        <w:t xml:space="preserve"> </w:t>
      </w:r>
      <w:r>
        <w:rPr/>
        <w:t>from</w:t>
      </w:r>
      <w:r>
        <w:rPr/>
        <w:t xml:space="preserve"> </w:t>
      </w:r>
      <w:r>
        <w:rPr/>
        <w:t>samples V1 and V2b yield consistent accumulation rates of of 1.87 +/- 0.04 mm/yr and 1.47 +/- 0.11 mm/yr respectively. S</w:t>
      </w:r>
      <w:r>
        <w:rPr/>
        <w:t xml:space="preserve">ample V2a, yields a sedimentation rate of 5.51 mm/yr, </w:t>
      </w:r>
      <w:r>
        <w:rPr/>
        <w:t>inconsistent with</w:t>
      </w:r>
      <w:r>
        <w:rPr/>
        <w:t xml:space="preserve"> the rates provided for V1 and V2b.</w:t>
      </w:r>
      <w:r>
        <w:rPr/>
        <w:t xml:space="preserve"> </w:t>
      </w:r>
      <w:r>
        <w:rPr/>
        <w:t xml:space="preserve">Accumulation  rates derived from Ekman surficial cores 13-15 are shown in Figure 3. These short cores are proximal to the V2 long core (see Figure 1), and exhibit accumulation rates of 2.24, 2.52, and 2.31 mm/yr respectively. Higher accumulation rates are expected for the Ekman samples are they are not subjected to the same level of compaction as the long cores. Still, the consistency of the E13-15 accumulation rates compared with the V1 and V2b cores (Figure 4) suggests that the V2a is suspect. In viewing sample orientation and position along the outer core it is speculated that the sample may have been pulled down during the coring process due the large twig size at about 4 cm. This probably results in an erroneously high accumulation rate for V2a. Accumulation rates in areas proximal to river inputs in nearby Quesnel Lake were measured to be as high as 0.72 mm/a (see Figure 9 in Gilbert and Desloges, 2012). While this is lower than Cariboo Lake, inputs are expected to be lower from this more arid and less glaciated portion of the Quesnel Lake watershed. Accumulation rates of 1.47 to 1.87 are consistent for a smaller and more glaciated Cariboo Lake watershed. Since the laminae thickness in Ekmans and vibra cores do not support the V2a accumulation rate of 5.51 mm/yr, it was not included in subsequent analysis. The AMS radiocarbon dates from samples V1 and V2b provide an important control when interpreting the inferred temporal pattern of sediment inputs to Cariboo Lake.  The top section of cores V1 and V2 were disturbed - 110 mm for V1 and 70 mm at V2. While the Ekman cores were too short to overlap with the undisturbed sections of the vibra cores, laminae thickness similarities allow anchoring the top of core dates and 0/0 (depth/date) (Fig. 3 and Fig. 4).  </w:t>
      </w:r>
    </w:p>
    <w:p>
      <w:pPr>
        <w:pStyle w:val="CaptionedFigure"/>
        <w:rPr/>
      </w:pPr>
      <w:r>
        <w:rPr/>
        <w:drawing>
          <wp:inline distT="0" distB="0" distL="0" distR="0">
            <wp:extent cx="5334000" cy="3774440"/>
            <wp:effectExtent l="0" t="0" r="0" b="0"/>
            <wp:docPr id="1" name="Picture" descr="Figure 1: Location of long cores and Ekman surficial c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ure 1: Location of long cores and Ekman surficial cores."/>
                    <pic:cNvPicPr>
                      <a:picLocks noChangeAspect="1" noChangeArrowheads="1"/>
                    </pic:cNvPicPr>
                  </pic:nvPicPr>
                  <pic:blipFill>
                    <a:blip r:embed="rId2"/>
                    <a:stretch>
                      <a:fillRect/>
                    </a:stretch>
                  </pic:blipFill>
                  <pic:spPr bwMode="auto">
                    <a:xfrm>
                      <a:off x="0" y="0"/>
                      <a:ext cx="5334000" cy="3774440"/>
                    </a:xfrm>
                    <a:prstGeom prst="rect">
                      <a:avLst/>
                    </a:prstGeom>
                  </pic:spPr>
                </pic:pic>
              </a:graphicData>
            </a:graphic>
          </wp:inline>
        </w:drawing>
      </w:r>
    </w:p>
    <w:p>
      <w:pPr>
        <w:pStyle w:val="ImageCaption"/>
        <w:rPr>
          <w:i w:val="false"/>
          <w:i w:val="false"/>
          <w:iCs/>
        </w:rPr>
      </w:pPr>
      <w:r>
        <w:rPr/>
        <w:t>Figure 1: Location of long vibra cores (V) and Ekman surficial cores (E).</w:t>
      </w:r>
    </w:p>
    <w:p>
      <w:pPr>
        <w:pStyle w:val="CaptionedFigure"/>
        <w:rPr/>
      </w:pPr>
      <w:r>
        <w:rPr/>
        <w:drawing>
          <wp:inline distT="0" distB="0" distL="0" distR="0">
            <wp:extent cx="5334000" cy="4000500"/>
            <wp:effectExtent l="0" t="0" r="0" b="0"/>
            <wp:docPr id="2" name="Image1" descr="Figure 2: Sediment accumulation rates derived from the three C14 dates for Cores V1 (Red), and V2 (Green and Blue. The black line is the line of best fit through all three ams radio carbon d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Figure 2: Sediment accumulation rates derived from the three C14 dates for Cores V1 (Red), and V2 (Green and Blue. The black line is the line of best fit through all three ams radio carbon dates."/>
                    <pic:cNvPicPr>
                      <a:picLocks noChangeAspect="1" noChangeArrowheads="1"/>
                    </pic:cNvPicPr>
                  </pic:nvPicPr>
                  <pic:blipFill>
                    <a:blip r:embed="rId3"/>
                    <a:stretch>
                      <a:fillRect/>
                    </a:stretch>
                  </pic:blipFill>
                  <pic:spPr bwMode="auto">
                    <a:xfrm>
                      <a:off x="0" y="0"/>
                      <a:ext cx="5334000" cy="4000500"/>
                    </a:xfrm>
                    <a:prstGeom prst="rect">
                      <a:avLst/>
                    </a:prstGeom>
                  </pic:spPr>
                </pic:pic>
              </a:graphicData>
            </a:graphic>
          </wp:inline>
        </w:drawing>
      </w:r>
    </w:p>
    <w:p>
      <w:pPr>
        <w:pStyle w:val="ImageCaption"/>
        <w:rPr/>
      </w:pPr>
      <w:r>
        <w:rPr/>
        <w:t xml:space="preserve">Figure 2: Sediment accumulation rates derived from the three C14 dates for Cores V1 (Red), and V2 (Green and Blue.  Get rid of the black line. It is based on one date that you argue is suspect. </w:t>
      </w:r>
    </w:p>
    <w:p>
      <w:pPr>
        <w:pStyle w:val="CaptionedFigure"/>
        <w:rPr/>
      </w:pPr>
      <w:r>
        <w:rPr/>
        <w:drawing>
          <wp:inline distT="0" distB="0" distL="0" distR="0">
            <wp:extent cx="5334000" cy="4000500"/>
            <wp:effectExtent l="0" t="0" r="0" b="0"/>
            <wp:docPr id="3" name="Image2" descr="Figure 3: Sedimentation rates for Ekman surficial cores proximal to core 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Figure 3: Sedimentation rates for Ekman surficial cores proximal to core V2."/>
                    <pic:cNvPicPr>
                      <a:picLocks noChangeAspect="1" noChangeArrowheads="1"/>
                    </pic:cNvPicPr>
                  </pic:nvPicPr>
                  <pic:blipFill>
                    <a:blip r:embed="rId4"/>
                    <a:stretch>
                      <a:fillRect/>
                    </a:stretch>
                  </pic:blipFill>
                  <pic:spPr bwMode="auto">
                    <a:xfrm>
                      <a:off x="0" y="0"/>
                      <a:ext cx="5334000" cy="4000500"/>
                    </a:xfrm>
                    <a:prstGeom prst="rect">
                      <a:avLst/>
                    </a:prstGeom>
                  </pic:spPr>
                </pic:pic>
              </a:graphicData>
            </a:graphic>
          </wp:inline>
        </w:drawing>
      </w:r>
    </w:p>
    <w:p>
      <w:pPr>
        <w:pStyle w:val="ImageCaption"/>
        <w:rPr/>
      </w:pPr>
      <w:r>
        <w:rPr/>
        <w:t>Figure 3: Sedimentation rates for Ekman (E</w:t>
      </w:r>
      <w:r>
        <w:rPr/>
        <w:t>)</w:t>
      </w:r>
      <w:r>
        <w:rPr/>
        <w:t xml:space="preserve"> surficial cores proximal to core V2.</w:t>
      </w:r>
    </w:p>
    <w:p>
      <w:pPr>
        <w:pStyle w:val="CaptionedFigure"/>
        <w:rPr/>
      </w:pPr>
      <w:r>
        <w:rPr/>
        <w:drawing>
          <wp:inline distT="0" distB="0" distL="0" distR="0">
            <wp:extent cx="5334000" cy="4000500"/>
            <wp:effectExtent l="0" t="0" r="0" b="0"/>
            <wp:docPr id="4" name="Image3" descr="Figure 4: Cumulative sedimentation rates for cores V1 and V2 and Ekman surficial cores EK13, 14, and 15 proximal to 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Figure 4: Cumulative sedimentation rates for cores V1 and V2 and Ekman surficial cores EK13, 14, and 15 proximal to V2."/>
                    <pic:cNvPicPr>
                      <a:picLocks noChangeAspect="1" noChangeArrowheads="1"/>
                    </pic:cNvPicPr>
                  </pic:nvPicPr>
                  <pic:blipFill>
                    <a:blip r:embed="rId5"/>
                    <a:stretch>
                      <a:fillRect/>
                    </a:stretch>
                  </pic:blipFill>
                  <pic:spPr bwMode="auto">
                    <a:xfrm>
                      <a:off x="0" y="0"/>
                      <a:ext cx="5334000" cy="4000500"/>
                    </a:xfrm>
                    <a:prstGeom prst="rect">
                      <a:avLst/>
                    </a:prstGeom>
                  </pic:spPr>
                </pic:pic>
              </a:graphicData>
            </a:graphic>
          </wp:inline>
        </w:drawing>
      </w:r>
    </w:p>
    <w:p>
      <w:pPr>
        <w:pStyle w:val="ImageCaption"/>
        <w:rPr/>
      </w:pPr>
      <w:r>
        <w:rPr/>
        <w:t xml:space="preserve">Figure 4: Cumulative accumulation rates for cores V1 and V2 and Ekman surficial cores E13, 14, and 15 proximal to V2. </w:t>
      </w:r>
    </w:p>
    <w:p>
      <w:pPr>
        <w:pStyle w:val="TextBody"/>
        <w:rPr/>
      </w:pPr>
      <w:r>
        <w:rPr/>
        <w:t>The sediment laminae chronology from cores V1 and V2 are interpreted as annual couplets or varves. This interpretation is supported by the AMS radiocarbon dated samples from cores V1 and V2 which corresponded reasonably well with the age of the varve at the same depth. However, some error is present in the varve chronology due to the presence of disturbed sections of core, core compaction, undercounting, and subjectivity in classifying thicker graded and massive laminae/beds that interpreted as flood events. In the absence of laminae couplets, the time elapsed over disturbed sections, was interpolated using a 30-year moving average sediment rate following methods described in Menounos et al., 2008.</w:t>
      </w:r>
    </w:p>
    <w:p>
      <w:pPr>
        <w:pStyle w:val="TextBody"/>
        <w:rPr/>
      </w:pPr>
      <w:r>
        <w:rPr/>
        <w:t>Laminae couplets with thicknesses greater than 3 standard deviations from the mean were classified as event-based turbidite beds. Table 1, shows the eight turbidites observed in V1 and nine turbidites observed in V2, and their corresponding laminae thickness and estimated year using the 14C-derived accumulation rates. Figure 5, shows the timing of the turbidite beds are not correlated between V1 and V2. It is likely the turbidite beds are formed by more isolated events proximal to the core locations such as adjacent hillslope failures, subaqueous side-wall slumps and/or very local tributary stream floods. For the purpose of establishing an accumulation rate chronology based on the varve only couplets, the turbidite beds were removed from the varve counting chronology.</w:t>
      </w:r>
    </w:p>
    <w:p>
      <w:pPr>
        <w:pStyle w:val="TableCaption"/>
        <w:rPr/>
      </w:pPr>
      <w:r>
        <w:rPr/>
        <w:t>Table 1: Timing and thickness of turbidite laminae for V1 and V2. Est. Year (CE) is the estimated year using linear interpolation of the accumulation rate curve.</w:t>
      </w:r>
    </w:p>
    <w:tbl>
      <w:tblPr>
        <w:tblStyle w:val="Table"/>
        <w:tblW w:w="7011" w:type="dxa"/>
        <w:jc w:val="left"/>
        <w:tblInd w:w="0" w:type="dxa"/>
        <w:tblLayout w:type="fixed"/>
        <w:tblCellMar>
          <w:top w:w="0" w:type="dxa"/>
          <w:left w:w="108" w:type="dxa"/>
          <w:bottom w:w="0" w:type="dxa"/>
          <w:right w:w="108" w:type="dxa"/>
        </w:tblCellMar>
        <w:tblLook w:val="0020" w:noHBand="0" w:noVBand="0" w:firstColumn="0" w:lastRow="0" w:lastColumn="0" w:firstRow="1"/>
      </w:tblPr>
      <w:tblGrid>
        <w:gridCol w:w="694"/>
        <w:gridCol w:w="1475"/>
        <w:gridCol w:w="1621"/>
        <w:gridCol w:w="3220"/>
      </w:tblGrid>
      <w:tr>
        <w:trPr>
          <w:tblHeader w:val="true"/>
          <w:cnfStyle w:val="100000000000" w:firstRow="1" w:lastRow="0" w:firstColumn="0" w:lastColumn="0" w:oddVBand="0" w:evenVBand="0" w:oddHBand="0" w:evenHBand="0" w:firstRowFirstColumn="0" w:firstRowLastColumn="0" w:lastRowFirstColumn="0" w:lastRowLastColumn="0"/>
        </w:trPr>
        <w:tc>
          <w:tcPr>
            <w:tcW w:w="694" w:type="dxa"/>
            <w:tcBorders>
              <w:bottom w:val="single" w:sz="6" w:space="0" w:color="000000"/>
            </w:tcBorders>
            <w:vAlign w:val="bottom"/>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Core</w:t>
            </w:r>
          </w:p>
        </w:tc>
        <w:tc>
          <w:tcPr>
            <w:tcW w:w="1475" w:type="dxa"/>
            <w:tcBorders>
              <w:bottom w:val="single" w:sz="6" w:space="0" w:color="000000"/>
            </w:tcBorders>
            <w:vAlign w:val="bottom"/>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Depth (mm)</w:t>
            </w:r>
          </w:p>
        </w:tc>
        <w:tc>
          <w:tcPr>
            <w:tcW w:w="1621" w:type="dxa"/>
            <w:tcBorders>
              <w:bottom w:val="single" w:sz="6" w:space="0" w:color="000000"/>
            </w:tcBorders>
            <w:vAlign w:val="bottom"/>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Est. Year (CE)</w:t>
            </w:r>
          </w:p>
        </w:tc>
        <w:tc>
          <w:tcPr>
            <w:tcW w:w="3220" w:type="dxa"/>
            <w:tcBorders>
              <w:bottom w:val="single" w:sz="6" w:space="0" w:color="000000"/>
            </w:tcBorders>
            <w:vAlign w:val="bottom"/>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Laminae Thickness (mm)</w:t>
            </w:r>
          </w:p>
        </w:tc>
      </w:tr>
      <w:tr>
        <w:trPr/>
        <w:tc>
          <w:tcPr>
            <w:tcW w:w="69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V1</w:t>
            </w:r>
          </w:p>
        </w:tc>
        <w:tc>
          <w:tcPr>
            <w:tcW w:w="1475"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790.0</w:t>
            </w:r>
          </w:p>
        </w:tc>
        <w:tc>
          <w:tcPr>
            <w:tcW w:w="1621"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1593.77</w:t>
            </w:r>
          </w:p>
        </w:tc>
        <w:tc>
          <w:tcPr>
            <w:tcW w:w="3220"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13.3</w:t>
            </w:r>
          </w:p>
        </w:tc>
      </w:tr>
      <w:tr>
        <w:trPr/>
        <w:tc>
          <w:tcPr>
            <w:tcW w:w="69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V1</w:t>
            </w:r>
          </w:p>
        </w:tc>
        <w:tc>
          <w:tcPr>
            <w:tcW w:w="1475"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1373.0</w:t>
            </w:r>
          </w:p>
        </w:tc>
        <w:tc>
          <w:tcPr>
            <w:tcW w:w="1621"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1281.44</w:t>
            </w:r>
          </w:p>
        </w:tc>
        <w:tc>
          <w:tcPr>
            <w:tcW w:w="3220"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15.9</w:t>
            </w:r>
          </w:p>
        </w:tc>
      </w:tr>
      <w:tr>
        <w:trPr/>
        <w:tc>
          <w:tcPr>
            <w:tcW w:w="69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V1</w:t>
            </w:r>
          </w:p>
        </w:tc>
        <w:tc>
          <w:tcPr>
            <w:tcW w:w="1475"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1609.0</w:t>
            </w:r>
          </w:p>
        </w:tc>
        <w:tc>
          <w:tcPr>
            <w:tcW w:w="1621"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1155.00</w:t>
            </w:r>
          </w:p>
        </w:tc>
        <w:tc>
          <w:tcPr>
            <w:tcW w:w="3220"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5.3</w:t>
            </w:r>
          </w:p>
        </w:tc>
      </w:tr>
      <w:tr>
        <w:trPr/>
        <w:tc>
          <w:tcPr>
            <w:tcW w:w="69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V1</w:t>
            </w:r>
          </w:p>
        </w:tc>
        <w:tc>
          <w:tcPr>
            <w:tcW w:w="1475"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1678.0</w:t>
            </w:r>
          </w:p>
        </w:tc>
        <w:tc>
          <w:tcPr>
            <w:tcW w:w="1621"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1118.04</w:t>
            </w:r>
          </w:p>
        </w:tc>
        <w:tc>
          <w:tcPr>
            <w:tcW w:w="3220"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3.4</w:t>
            </w:r>
          </w:p>
        </w:tc>
      </w:tr>
      <w:tr>
        <w:trPr/>
        <w:tc>
          <w:tcPr>
            <w:tcW w:w="69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V1</w:t>
            </w:r>
          </w:p>
        </w:tc>
        <w:tc>
          <w:tcPr>
            <w:tcW w:w="1475"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1681.0</w:t>
            </w:r>
          </w:p>
        </w:tc>
        <w:tc>
          <w:tcPr>
            <w:tcW w:w="1621"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1116.43</w:t>
            </w:r>
          </w:p>
        </w:tc>
        <w:tc>
          <w:tcPr>
            <w:tcW w:w="3220"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2.7</w:t>
            </w:r>
          </w:p>
        </w:tc>
      </w:tr>
      <w:tr>
        <w:trPr/>
        <w:tc>
          <w:tcPr>
            <w:tcW w:w="69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V1</w:t>
            </w:r>
          </w:p>
        </w:tc>
        <w:tc>
          <w:tcPr>
            <w:tcW w:w="1475"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1757.0</w:t>
            </w:r>
          </w:p>
        </w:tc>
        <w:tc>
          <w:tcPr>
            <w:tcW w:w="1621"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1075.71</w:t>
            </w:r>
          </w:p>
        </w:tc>
        <w:tc>
          <w:tcPr>
            <w:tcW w:w="3220"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2.7</w:t>
            </w:r>
          </w:p>
        </w:tc>
      </w:tr>
      <w:tr>
        <w:trPr/>
        <w:tc>
          <w:tcPr>
            <w:tcW w:w="69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V1</w:t>
            </w:r>
          </w:p>
        </w:tc>
        <w:tc>
          <w:tcPr>
            <w:tcW w:w="1475"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1760.0</w:t>
            </w:r>
          </w:p>
        </w:tc>
        <w:tc>
          <w:tcPr>
            <w:tcW w:w="1621"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1074.11</w:t>
            </w:r>
          </w:p>
        </w:tc>
        <w:tc>
          <w:tcPr>
            <w:tcW w:w="3220"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3.6</w:t>
            </w:r>
          </w:p>
        </w:tc>
      </w:tr>
      <w:tr>
        <w:trPr/>
        <w:tc>
          <w:tcPr>
            <w:tcW w:w="69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V1</w:t>
            </w:r>
          </w:p>
        </w:tc>
        <w:tc>
          <w:tcPr>
            <w:tcW w:w="1475"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2235.0</w:t>
            </w:r>
          </w:p>
        </w:tc>
        <w:tc>
          <w:tcPr>
            <w:tcW w:w="1621"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819.63</w:t>
            </w:r>
          </w:p>
        </w:tc>
        <w:tc>
          <w:tcPr>
            <w:tcW w:w="3220" w:type="dxa"/>
            <w:tcBorders/>
          </w:tcPr>
          <w:p>
            <w:pPr>
              <w:pStyle w:val="Compact"/>
              <w:widowControl/>
              <w:spacing w:before="36" w:after="36"/>
              <w:jc w:val="right"/>
              <w:rPr>
                <w:rFonts w:ascii="Cambria" w:hAnsi="Cambria" w:eastAsia="Cambria" w:cs=""/>
                <w:kern w:val="0"/>
                <w:sz w:val="24"/>
                <w:szCs w:val="24"/>
                <w:lang w:val="en-US" w:eastAsia="en-US" w:bidi="ar-SA"/>
                <w:ins w:id="0" w:author="Joseph Desloges" w:date="2022-02-26T21:34:00Z"/>
              </w:rPr>
            </w:pPr>
            <w:r>
              <w:rPr>
                <w:rFonts w:eastAsia="Cambria" w:cs=""/>
                <w:kern w:val="0"/>
                <w:sz w:val="24"/>
                <w:szCs w:val="24"/>
                <w:lang w:val="en-US" w:eastAsia="en-US" w:bidi="ar-SA"/>
              </w:rPr>
              <w:t>3.9</w:t>
            </w:r>
          </w:p>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r>
          </w:p>
        </w:tc>
      </w:tr>
      <w:tr>
        <w:trPr/>
        <w:tc>
          <w:tcPr>
            <w:tcW w:w="69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V2</w:t>
            </w:r>
          </w:p>
        </w:tc>
        <w:tc>
          <w:tcPr>
            <w:tcW w:w="1475"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298.8</w:t>
            </w:r>
          </w:p>
        </w:tc>
        <w:tc>
          <w:tcPr>
            <w:tcW w:w="1621"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1811.18</w:t>
            </w:r>
          </w:p>
        </w:tc>
        <w:tc>
          <w:tcPr>
            <w:tcW w:w="3220"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2.3</w:t>
            </w:r>
          </w:p>
        </w:tc>
      </w:tr>
      <w:tr>
        <w:trPr/>
        <w:tc>
          <w:tcPr>
            <w:tcW w:w="69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V2</w:t>
            </w:r>
          </w:p>
        </w:tc>
        <w:tc>
          <w:tcPr>
            <w:tcW w:w="1475"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587.7</w:t>
            </w:r>
          </w:p>
        </w:tc>
        <w:tc>
          <w:tcPr>
            <w:tcW w:w="1621"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1612.19</w:t>
            </w:r>
          </w:p>
        </w:tc>
        <w:tc>
          <w:tcPr>
            <w:tcW w:w="3220"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4.0</w:t>
            </w:r>
          </w:p>
        </w:tc>
      </w:tr>
      <w:tr>
        <w:trPr/>
        <w:tc>
          <w:tcPr>
            <w:tcW w:w="69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V2</w:t>
            </w:r>
          </w:p>
        </w:tc>
        <w:tc>
          <w:tcPr>
            <w:tcW w:w="1475"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768.4</w:t>
            </w:r>
          </w:p>
        </w:tc>
        <w:tc>
          <w:tcPr>
            <w:tcW w:w="1621"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1487.72</w:t>
            </w:r>
          </w:p>
        </w:tc>
        <w:tc>
          <w:tcPr>
            <w:tcW w:w="3220"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2.3</w:t>
            </w:r>
          </w:p>
        </w:tc>
      </w:tr>
      <w:tr>
        <w:trPr/>
        <w:tc>
          <w:tcPr>
            <w:tcW w:w="69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V2</w:t>
            </w:r>
          </w:p>
        </w:tc>
        <w:tc>
          <w:tcPr>
            <w:tcW w:w="1475"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1090.3</w:t>
            </w:r>
          </w:p>
        </w:tc>
        <w:tc>
          <w:tcPr>
            <w:tcW w:w="1621"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1265.99</w:t>
            </w:r>
          </w:p>
        </w:tc>
        <w:tc>
          <w:tcPr>
            <w:tcW w:w="3220"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8.8</w:t>
            </w:r>
          </w:p>
        </w:tc>
      </w:tr>
      <w:tr>
        <w:trPr/>
        <w:tc>
          <w:tcPr>
            <w:tcW w:w="69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V2</w:t>
            </w:r>
          </w:p>
        </w:tc>
        <w:tc>
          <w:tcPr>
            <w:tcW w:w="1475"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1139.7</w:t>
            </w:r>
          </w:p>
        </w:tc>
        <w:tc>
          <w:tcPr>
            <w:tcW w:w="1621"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1231.96</w:t>
            </w:r>
          </w:p>
        </w:tc>
        <w:tc>
          <w:tcPr>
            <w:tcW w:w="3220"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3.0</w:t>
            </w:r>
          </w:p>
        </w:tc>
      </w:tr>
      <w:tr>
        <w:trPr/>
        <w:tc>
          <w:tcPr>
            <w:tcW w:w="69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V2</w:t>
            </w:r>
          </w:p>
        </w:tc>
        <w:tc>
          <w:tcPr>
            <w:tcW w:w="1475"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1800.1</w:t>
            </w:r>
          </w:p>
        </w:tc>
        <w:tc>
          <w:tcPr>
            <w:tcW w:w="1621"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777.07</w:t>
            </w:r>
          </w:p>
        </w:tc>
        <w:tc>
          <w:tcPr>
            <w:tcW w:w="3220"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5.1</w:t>
            </w:r>
          </w:p>
        </w:tc>
      </w:tr>
      <w:tr>
        <w:trPr/>
        <w:tc>
          <w:tcPr>
            <w:tcW w:w="69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V2</w:t>
            </w:r>
          </w:p>
        </w:tc>
        <w:tc>
          <w:tcPr>
            <w:tcW w:w="1475"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2305.7</w:t>
            </w:r>
          </w:p>
        </w:tc>
        <w:tc>
          <w:tcPr>
            <w:tcW w:w="1621"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428.81</w:t>
            </w:r>
          </w:p>
        </w:tc>
        <w:tc>
          <w:tcPr>
            <w:tcW w:w="3220"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47.0</w:t>
            </w:r>
          </w:p>
        </w:tc>
      </w:tr>
      <w:tr>
        <w:trPr/>
        <w:tc>
          <w:tcPr>
            <w:tcW w:w="69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V2</w:t>
            </w:r>
          </w:p>
        </w:tc>
        <w:tc>
          <w:tcPr>
            <w:tcW w:w="1475"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2314.8</w:t>
            </w:r>
          </w:p>
        </w:tc>
        <w:tc>
          <w:tcPr>
            <w:tcW w:w="1621"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422.54</w:t>
            </w:r>
          </w:p>
        </w:tc>
        <w:tc>
          <w:tcPr>
            <w:tcW w:w="3220"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4.7</w:t>
            </w:r>
          </w:p>
        </w:tc>
      </w:tr>
      <w:tr>
        <w:trPr/>
        <w:tc>
          <w:tcPr>
            <w:tcW w:w="69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V2</w:t>
            </w:r>
          </w:p>
        </w:tc>
        <w:tc>
          <w:tcPr>
            <w:tcW w:w="1475"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2504.4</w:t>
            </w:r>
          </w:p>
        </w:tc>
        <w:tc>
          <w:tcPr>
            <w:tcW w:w="1621"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291.94</w:t>
            </w:r>
          </w:p>
        </w:tc>
        <w:tc>
          <w:tcPr>
            <w:tcW w:w="3220"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3.5</w:t>
            </w:r>
          </w:p>
        </w:tc>
      </w:tr>
    </w:tbl>
    <w:p>
      <w:pPr>
        <w:pStyle w:val="CaptionedFigure"/>
        <w:rPr/>
      </w:pPr>
      <w:r>
        <w:rPr/>
        <w:drawing>
          <wp:inline distT="0" distB="0" distL="0" distR="0">
            <wp:extent cx="5334000" cy="2667000"/>
            <wp:effectExtent l="0" t="0" r="0" b="0"/>
            <wp:docPr id="5" name="Image4" descr="Figure 5: Timing and thickness of turbidite laminae in V1 and V2. Year (CE) is the estimated year using linear interpolation from the AMS radiocarbon d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Figure 5: Timing and thickness of turbidite laminae in V1 and V2. Year (CE) is the estimated year using linear interpolation from the AMS radiocarbon dates."/>
                    <pic:cNvPicPr>
                      <a:picLocks noChangeAspect="1" noChangeArrowheads="1"/>
                    </pic:cNvPicPr>
                  </pic:nvPicPr>
                  <pic:blipFill>
                    <a:blip r:embed="rId6"/>
                    <a:stretch>
                      <a:fillRect/>
                    </a:stretch>
                  </pic:blipFill>
                  <pic:spPr bwMode="auto">
                    <a:xfrm>
                      <a:off x="0" y="0"/>
                      <a:ext cx="5334000" cy="2667000"/>
                    </a:xfrm>
                    <a:prstGeom prst="rect">
                      <a:avLst/>
                    </a:prstGeom>
                  </pic:spPr>
                </pic:pic>
              </a:graphicData>
            </a:graphic>
          </wp:inline>
        </w:drawing>
      </w:r>
    </w:p>
    <w:p>
      <w:pPr>
        <w:pStyle w:val="ImageCaption"/>
        <w:rPr/>
      </w:pPr>
      <w:r>
        <w:rPr/>
        <w:t>Figure 5: Timing and thickness of turbidite laminae in V1 and V2. Year (CE) is the estimated year using linear interpolation from the AMS radiocarbon dates.</w:t>
      </w:r>
    </w:p>
    <w:p>
      <w:pPr>
        <w:pStyle w:val="TextBody"/>
        <w:rPr/>
      </w:pPr>
      <w:r>
        <w:rPr/>
        <w:t xml:space="preserve">For core V1, laminae couplets were counted down to a core depth of 347 cm, where the AMS radiocarbon organic material was retrieved. This resulted in a couplet-derived age estimated of 1450 BP compared to the AMS radiocarbon estimate of 1899 - 1819 cal BP. For core V2 a date of 1886 BP was estimated by couplet couplet counting down to a core depth of 294 cm which matches closely with the V2b AMS radiocarbon date of 2045-1895 cal BP. The better alignment between the couplet counting age and the AMS derived age in V2  can be attributed to the higher degree of core disturbance in V1 compared to V2.  Disturbed sections may have resulted in undercounting of some couplets. Based on the relatively close agreement between the AMS radiocarbon dated organic material and couplet counting, laminae couplets in  V1 and V2 are considered to be deposited annually. Close alignment was not expected due to the aforementioned error present in the couplet counting methodology and the limited 14C dates available. </w:t>
      </w:r>
    </w:p>
    <w:p>
      <w:pPr>
        <w:pStyle w:val="TextBody"/>
        <w:rPr/>
      </w:pPr>
      <w:r>
        <w:rPr/>
        <w:t xml:space="preserve">The basal age for each core is estimated using both the varve chronology and the AMS radiocarbon accumulation rate. The basal age of V1 at a depth of 382 cm is 1622 BP based on the varve chronology and 2046 cal BP, or about a 400 year difference </w:t>
      </w:r>
      <w:r>
        <w:rPr/>
        <w:t>from the extrapolated 14C date</w:t>
      </w:r>
      <w:r>
        <w:rPr/>
        <w:t xml:space="preserve">. The basal age of V2 at a depth of 291 cm is 1913 BP based on the varve chronology and 2007 cal BP by extrapolating the 14C. Accumulation rates estimated using varve chronology and AMS radiocarbon dates had a larger difference at V1 with 2.4 mm/yr and 1.87 +/- 0.04 mm/yr respectively. Closer agreement was observed at V2 with 1.52 mm/yr estimated by the varve chronology and 1.47 +/- 0.11 mm/yr from the AMS radiocarbon date. While V2 is likely the better predictor of changes in accumulation rates over the last 2000 years, both cores are considered below. </w:t>
      </w:r>
    </w:p>
    <w:p>
      <w:pPr>
        <w:pStyle w:val="TextBody"/>
        <w:rPr/>
      </w:pPr>
      <w:r>
        <w:rPr>
          <w:i/>
          <w:iCs/>
        </w:rPr>
        <w:t>Sediment Yield Statistics</w:t>
      </w:r>
    </w:p>
    <w:p>
      <w:pPr>
        <w:pStyle w:val="TextBody"/>
        <w:rPr/>
      </w:pPr>
      <w:r>
        <w:rPr/>
        <w:t xml:space="preserve">Figure 6 shows the time series of varve thickness measured from V1 and V2 and illustrates trends in suspended sediment delivery to Cariboo Lake. The measured couplet thicknesses in the two cores are plotted as standardized departures to facilitate comparison between the two cores. In each plot a </w:t>
      </w:r>
      <w:r>
        <w:rPr/>
        <w:t>30-</w:t>
      </w:r>
      <w:r>
        <w:rPr/>
        <w:t xml:space="preserve">year moving average </w:t>
      </w:r>
      <w:r>
        <w:rPr/>
        <w:t xml:space="preserve">with a 1-year time step </w:t>
      </w:r>
      <w:r>
        <w:rPr/>
        <w:t xml:space="preserve">is plotted in black to emphasize decadal to centennial patterns in accumulation rate departures.  </w:t>
      </w:r>
      <w:r>
        <w:rPr/>
        <w:t>C</w:t>
      </w:r>
      <w:r>
        <w:rPr/>
        <w:t xml:space="preserve">hronologies in Figure 6 assume a linear interpolation from the single AMS radiocarbon dates.  </w:t>
      </w:r>
    </w:p>
    <w:p>
      <w:pPr>
        <w:pStyle w:val="TextBody"/>
        <w:rPr/>
      </w:pPr>
      <w:ins w:id="2" w:author="Joseph Desloges" w:date="2022-02-26T22:11:00Z">
        <w:r>
          <w:rPr/>
          <w:t>[[[</w:t>
        </w:r>
      </w:ins>
      <w:r>
        <w:rPr/>
        <w:t>At V1, the 30-year average varve thickness remains above average from CE 0-600, 850-950, 1000-1100, 1150-1200 and below average between CE 800-850, 950-1000, 1100-1150, and 1200-1850. At V2, varve thickness is above average between CE 0-250, 350-450, 550-600, 1500-1600, 1700-1800, and 1900-1950 and below average between CE 250-350, 450-550, 1950-1500, 1450-1500, 1800-</w:t>
      </w:r>
      <w:commentRangeStart w:id="0"/>
      <w:r>
        <w:rPr/>
        <w:t>1900</w:t>
      </w:r>
      <w:r>
        <w:rPr/>
      </w:r>
      <w:commentRangeEnd w:id="0"/>
      <w:r>
        <w:commentReference w:id="0"/>
      </w:r>
      <w:r>
        <w:rPr/>
        <w:t>.</w:t>
      </w:r>
      <w:ins w:id="3" w:author="Joseph Desloges" w:date="2022-02-26T22:11:00Z">
        <w:r>
          <w:rPr/>
          <w:t>]]]</w:t>
        </w:r>
      </w:ins>
      <w:r>
        <w:rPr/>
        <w:t xml:space="preserve"> Above average varve thickness is consistent between V1 and V2 between 0-500 CE, with a stronger signal observed for V1 which is closer to the main Cariboo River outlet. Below average varve thickness is observed at both V1 and V2 between 1000-1500 CE, with a stronger signal at V2. After this, trends in varve thickness between the two cores are not consistent, but generally remain below average for V1 and above average for V2. Sub-centennial trends are not reported due to the coarse temporal control for both V1 and V2.</w:t>
      </w:r>
    </w:p>
    <w:p>
      <w:pPr>
        <w:pStyle w:val="CaptionedFigure"/>
        <w:rPr/>
      </w:pPr>
      <w:r>
        <w:rPr/>
        <w:drawing>
          <wp:inline distT="0" distB="0" distL="0" distR="0">
            <wp:extent cx="5334000" cy="4000500"/>
            <wp:effectExtent l="0" t="0" r="0" b="0"/>
            <wp:docPr id="6" name="Image5" descr="Figure 6: OPTION A - Standardized departure from the mean varve thickness for cores V1 and V2. The gray lines represent measured varve thickness, the black line is a 30-year moving average, gaps correspond to portions of the core that did not have discernible varves. The top axes, labelelled Year (CE), was estimated using linear interpolation from the AMS radiocarbon dates. The black points on the bottom graph of V1 and V2 denote the AMS radiocarbon age (± dating error) and depth of the respective s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Figure 6: OPTION A - Standardized departure from the mean varve thickness for cores V1 and V2. The gray lines represent measured varve thickness, the black line is a 30-year moving average, gaps correspond to portions of the core that did not have discernible varves. The top axes, labelelled Year (CE), was estimated using linear interpolation from the AMS radiocarbon dates. The black points on the bottom graph of V1 and V2 denote the AMS radiocarbon age (± dating error) and depth of the respective sample."/>
                    <pic:cNvPicPr>
                      <a:picLocks noChangeAspect="1" noChangeArrowheads="1"/>
                    </pic:cNvPicPr>
                  </pic:nvPicPr>
                  <pic:blipFill>
                    <a:blip r:embed="rId7"/>
                    <a:stretch>
                      <a:fillRect/>
                    </a:stretch>
                  </pic:blipFill>
                  <pic:spPr bwMode="auto">
                    <a:xfrm>
                      <a:off x="0" y="0"/>
                      <a:ext cx="5334000" cy="4000500"/>
                    </a:xfrm>
                    <a:prstGeom prst="rect">
                      <a:avLst/>
                    </a:prstGeom>
                  </pic:spPr>
                </pic:pic>
              </a:graphicData>
            </a:graphic>
          </wp:inline>
        </w:drawing>
      </w:r>
    </w:p>
    <w:p>
      <w:pPr>
        <w:pStyle w:val="ImageCaption"/>
        <w:rPr/>
      </w:pPr>
      <w:r>
        <w:rPr/>
        <w:t xml:space="preserve">Figure 6: OPTION A - Standardized departure from the mean varve thickness for cores V1 </w:t>
      </w:r>
      <w:commentRangeStart w:id="1"/>
      <w:r>
        <w:rPr/>
        <w:t>and</w:t>
      </w:r>
      <w:r>
        <w:rPr/>
      </w:r>
      <w:commentRangeEnd w:id="1"/>
      <w:r>
        <w:commentReference w:id="1"/>
      </w:r>
      <w:r>
        <w:rPr/>
        <w:t xml:space="preserve"> V2. The gray lines represent measured varve thickness, the black line is a 30-year </w:t>
      </w:r>
      <w:commentRangeStart w:id="2"/>
      <w:r>
        <w:rPr/>
        <w:t>moving</w:t>
      </w:r>
      <w:r>
        <w:rPr/>
      </w:r>
      <w:commentRangeEnd w:id="2"/>
      <w:r>
        <w:commentReference w:id="2"/>
      </w:r>
      <w:r>
        <w:rPr/>
        <w:t xml:space="preserve"> average, gaps correspond to portions of the core that did not have discernible varves. The top axes, labelelled Year (CE), was estimated using linear interpolation from the AMS radiocarbon dates. The black points on the bottom </w:t>
      </w:r>
      <w:ins w:id="4" w:author="Joseph Desloges" w:date="2022-02-26T22:08:00Z">
        <w:r>
          <w:rPr/>
          <w:t>of each plot</w:t>
        </w:r>
      </w:ins>
      <w:del w:id="5" w:author="Joseph Desloges" w:date="2022-02-26T22:08:00Z">
        <w:r>
          <w:rPr/>
          <w:delText>graph of V1 and V2</w:delText>
        </w:r>
      </w:del>
      <w:r>
        <w:rPr/>
        <w:t xml:space="preserve"> denote the AMS radiocarbon age (± dating error) and depth of the respective </w:t>
      </w:r>
      <w:commentRangeStart w:id="3"/>
      <w:r>
        <w:rPr/>
        <w:t>sample</w:t>
      </w:r>
      <w:r>
        <w:rPr/>
      </w:r>
      <w:commentRangeEnd w:id="3"/>
      <w:r>
        <w:commentReference w:id="3"/>
      </w:r>
      <w:r>
        <w:rPr/>
        <w:t>.</w:t>
      </w:r>
    </w:p>
    <w:p>
      <w:pPr>
        <w:pStyle w:val="CaptionedFigure"/>
        <w:rPr/>
      </w:pPr>
      <w:r>
        <w:rPr/>
        <w:drawing>
          <wp:inline distT="0" distB="0" distL="0" distR="0">
            <wp:extent cx="5334000" cy="2510155"/>
            <wp:effectExtent l="0" t="0" r="0" b="0"/>
            <wp:docPr id="7" name="Image6" descr="Figure 7: OPTION B - Standardized departure from the mean varve thickness for cores V1 and V2. The gray lines represent measured varve thickness, the black line is a 30-year moving average, gaps correspond to portions of the core that did not have discernible varves. The top axes, labelelled Year (CE), was estimated using linear interpolation from the AMS radiocarbon dates. The black points on the bottom graph of V1 and V2 denote the AMS radiocarbon age (± dating error) and depth of the respective s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Figure 7: OPTION B - Standardized departure from the mean varve thickness for cores V1 and V2. The gray lines represent measured varve thickness, the black line is a 30-year moving average, gaps correspond to portions of the core that did not have discernible varves. The top axes, labelelled Year (CE), was estimated using linear interpolation from the AMS radiocarbon dates. The black points on the bottom graph of V1 and V2 denote the AMS radiocarbon age (± dating error) and depth of the respective sample."/>
                    <pic:cNvPicPr>
                      <a:picLocks noChangeAspect="1" noChangeArrowheads="1"/>
                    </pic:cNvPicPr>
                  </pic:nvPicPr>
                  <pic:blipFill>
                    <a:blip r:embed="rId8"/>
                    <a:stretch>
                      <a:fillRect/>
                    </a:stretch>
                  </pic:blipFill>
                  <pic:spPr bwMode="auto">
                    <a:xfrm>
                      <a:off x="0" y="0"/>
                      <a:ext cx="5334000" cy="2510155"/>
                    </a:xfrm>
                    <a:prstGeom prst="rect">
                      <a:avLst/>
                    </a:prstGeom>
                  </pic:spPr>
                </pic:pic>
              </a:graphicData>
            </a:graphic>
          </wp:inline>
        </w:drawing>
      </w:r>
    </w:p>
    <w:p>
      <w:pPr>
        <w:pStyle w:val="ImageCaption"/>
        <w:rPr/>
      </w:pPr>
      <w:r>
        <w:rPr/>
        <w:t xml:space="preserve">Figure 7: OPTION </w:t>
      </w:r>
      <w:commentRangeStart w:id="4"/>
      <w:r>
        <w:rPr/>
        <w:t>B</w:t>
      </w:r>
      <w:r>
        <w:rPr/>
      </w:r>
      <w:commentRangeEnd w:id="4"/>
      <w:r>
        <w:commentReference w:id="4"/>
      </w:r>
      <w:r>
        <w:rPr/>
        <w:t xml:space="preserve"> - Standardized departure from the mean varve thickness for cores V1 and V2. The gray lines represent measured varve thickness, the black line is a 30-year moving average, gaps correspond to portions of the core that did not have discernible varves. The top axes, labelelled Year (CE), was estimated using linear interpolation from the AMS radiocarbon dates. The black points on the bottom graph of V1 and V2 denote the AMS radiocarbon age (± dating error) and depth of the respective sample.</w:t>
      </w:r>
    </w:p>
    <w:p>
      <w:pPr>
        <w:pStyle w:val="TextBody"/>
        <w:rPr/>
      </w:pPr>
      <w:r>
        <w:rPr>
          <w:i/>
          <w:iCs/>
        </w:rPr>
        <w:t>Grain Size</w:t>
      </w:r>
    </w:p>
    <w:p>
      <w:pPr>
        <w:pStyle w:val="TextBody"/>
        <w:rPr/>
      </w:pPr>
      <w:ins w:id="6" w:author="Joseph Desloges" w:date="2022-02-26T22:18:00Z">
        <w:r>
          <w:rPr/>
          <w:t>Although based on a limited number of measurements, the temporal pattern in grain size</w:t>
        </w:r>
      </w:ins>
      <w:ins w:id="7" w:author="Joseph Desloges" w:date="2022-02-26T22:19:00Z">
        <w:r>
          <w:rPr/>
          <w:t xml:space="preserve"> (standardized departures of the D50??? Other</w:t>
        </w:r>
      </w:ins>
      <w:ins w:id="8" w:author="Joseph Desloges" w:date="2022-02-26T22:20:00Z">
        <w:r>
          <w:rPr/>
          <w:t>??)</w:t>
        </w:r>
      </w:ins>
      <w:ins w:id="9" w:author="Joseph Desloges" w:date="2022-02-26T22:18:00Z">
        <w:r>
          <w:rPr/>
          <w:t xml:space="preserve"> between </w:t>
        </w:r>
      </w:ins>
      <w:ins w:id="10" w:author="Joseph Desloges" w:date="2022-02-26T22:20:00Z">
        <w:r>
          <w:rPr/>
          <w:t xml:space="preserve">the two cores </w:t>
        </w:r>
      </w:ins>
      <w:ins w:id="11" w:author="Joseph Desloges" w:date="2022-02-26T22:18:00Z">
        <w:r>
          <w:rPr/>
          <w:t>shows a consistent pattern (</w:t>
        </w:r>
      </w:ins>
      <w:r>
        <w:rPr/>
        <w:t>Figure 8</w:t>
      </w:r>
      <w:ins w:id="12" w:author="Joseph Desloges" w:date="2022-02-26T22:19:00Z">
        <w:r>
          <w:rPr/>
          <w:t>).</w:t>
        </w:r>
      </w:ins>
      <w:del w:id="13" w:author="Joseph Desloges" w:date="2022-02-26T22:19:00Z">
        <w:r>
          <w:rPr/>
          <w:delText xml:space="preserve"> shows that grain size for b</w:delText>
        </w:r>
      </w:del>
      <w:ins w:id="14" w:author="Joseph Desloges" w:date="2022-02-26T22:19:00Z">
        <w:r>
          <w:rPr/>
          <w:t>B</w:t>
        </w:r>
      </w:ins>
      <w:r>
        <w:rPr/>
        <w:t xml:space="preserve">oth V1 and V2 </w:t>
      </w:r>
      <w:ins w:id="15" w:author="Joseph Desloges" w:date="2022-02-26T22:20:00Z">
        <w:r>
          <w:rPr/>
          <w:t>have</w:t>
        </w:r>
      </w:ins>
      <w:ins w:id="16" w:author="Joseph Desloges" w:date="2022-02-26T22:19:00Z">
        <w:r>
          <w:rPr/>
          <w:t xml:space="preserve"> </w:t>
        </w:r>
      </w:ins>
      <w:del w:id="17" w:author="Joseph Desloges" w:date="2022-02-26T22:19:00Z">
        <w:r>
          <w:rPr/>
          <w:delText xml:space="preserve">is </w:delText>
        </w:r>
      </w:del>
      <w:r>
        <w:rPr/>
        <w:t xml:space="preserve">above average </w:t>
      </w:r>
      <w:ins w:id="18" w:author="Joseph Desloges" w:date="2022-02-26T22:19:00Z">
        <w:r>
          <w:rPr/>
          <w:t>grain size</w:t>
        </w:r>
      </w:ins>
      <w:ins w:id="19" w:author="Joseph Desloges" w:date="2022-02-26T22:20:00Z">
        <w:r>
          <w:rPr/>
          <w:t xml:space="preserve"> </w:t>
        </w:r>
      </w:ins>
      <w:r>
        <w:rPr/>
        <w:t>between 0</w:t>
      </w:r>
      <w:ins w:id="20" w:author="Joseph Desloges" w:date="2022-02-26T22:21:00Z">
        <w:r>
          <w:rPr/>
          <w:t xml:space="preserve"> and </w:t>
        </w:r>
      </w:ins>
      <w:del w:id="21" w:author="Joseph Desloges" w:date="2022-02-26T22:21:00Z">
        <w:r>
          <w:rPr/>
          <w:delText>-</w:delText>
        </w:r>
      </w:del>
      <w:r>
        <w:rPr/>
        <w:t xml:space="preserve">500 </w:t>
      </w:r>
      <w:ins w:id="22" w:author="Joseph Desloges" w:date="2022-02-26T22:21:00Z">
        <w:r>
          <w:rPr/>
          <w:t xml:space="preserve">to 700 </w:t>
        </w:r>
      </w:ins>
      <w:r>
        <w:rPr/>
        <w:t>CE and below average from 700</w:t>
      </w:r>
      <w:ins w:id="23" w:author="Joseph Desloges" w:date="2022-02-26T22:21:00Z">
        <w:r>
          <w:rPr/>
          <w:t xml:space="preserve"> to </w:t>
        </w:r>
      </w:ins>
      <w:del w:id="24" w:author="Joseph Desloges" w:date="2022-02-26T22:21:00Z">
        <w:r>
          <w:rPr/>
          <w:delText>-1</w:delText>
        </w:r>
      </w:del>
      <w:ins w:id="25" w:author="Joseph Desloges" w:date="2022-02-26T22:22:00Z">
        <w:r>
          <w:rPr/>
          <w:t>1</w:t>
        </w:r>
      </w:ins>
      <w:r>
        <w:rPr/>
        <w:t xml:space="preserve">500 CE. After 1500 CE grain size follows an increasing trend </w:t>
      </w:r>
      <w:ins w:id="26" w:author="Joseph Desloges" w:date="2022-02-26T22:23:00Z">
        <w:r>
          <w:rPr/>
          <w:t>with average to above average grain size. V1 shows the more dramatic increase in grain size compared to V2</w:t>
        </w:r>
      </w:ins>
      <w:ins w:id="27" w:author="Joseph Desloges" w:date="2022-02-26T22:24:00Z">
        <w:r>
          <w:rPr/>
          <w:t>.</w:t>
        </w:r>
      </w:ins>
      <w:del w:id="28" w:author="Joseph Desloges" w:date="2022-02-26T22:22:00Z">
        <w:r>
          <w:rPr/>
          <w:delText xml:space="preserve">at </w:delText>
        </w:r>
      </w:del>
      <w:del w:id="29" w:author="Joseph Desloges" w:date="2022-02-26T22:24:00Z">
        <w:r>
          <w:rPr/>
          <w:delText xml:space="preserve">V1 and at V2 grain size remains around average until 1950 CE where there is an increase. </w:delText>
        </w:r>
      </w:del>
      <w:r>
        <w:rPr/>
        <w:t xml:space="preserve">Overall, grain size fluctuations at </w:t>
      </w:r>
      <w:ins w:id="30" w:author="Joseph Desloges" w:date="2022-02-26T22:24:00Z">
        <w:r>
          <w:rPr/>
          <w:t xml:space="preserve">the coarse resolution of about </w:t>
        </w:r>
      </w:ins>
      <w:del w:id="31" w:author="Joseph Desloges" w:date="2022-02-26T22:24:00Z">
        <w:r>
          <w:rPr/>
          <w:delText>a 1</w:delText>
        </w:r>
      </w:del>
      <w:ins w:id="32" w:author="Joseph Desloges" w:date="2022-02-26T22:24:00Z">
        <w:r>
          <w:rPr/>
          <w:t>1</w:t>
        </w:r>
      </w:ins>
      <w:r>
        <w:rPr/>
        <w:t>00-year</w:t>
      </w:r>
      <w:ins w:id="33" w:author="Joseph Desloges" w:date="2022-02-26T22:24:00Z">
        <w:r>
          <w:rPr/>
          <w:t>s</w:t>
        </w:r>
      </w:ins>
      <w:del w:id="34" w:author="Joseph Desloges" w:date="2022-02-26T22:24:00Z">
        <w:r>
          <w:rPr/>
          <w:delText xml:space="preserve"> resolution</w:delText>
        </w:r>
      </w:del>
      <w:r>
        <w:rPr/>
        <w:t xml:space="preserve"> show</w:t>
      </w:r>
      <w:ins w:id="35" w:author="Joseph Desloges" w:date="2022-02-26T22:24:00Z">
        <w:r>
          <w:rPr/>
          <w:t>s</w:t>
        </w:r>
      </w:ins>
      <w:r>
        <w:rPr/>
        <w:t xml:space="preserve"> good correspondence between </w:t>
      </w:r>
      <w:ins w:id="36" w:author="Joseph Desloges" w:date="2022-02-26T22:24:00Z">
        <w:r>
          <w:rPr/>
          <w:t>the two co</w:t>
        </w:r>
      </w:ins>
      <w:ins w:id="37" w:author="Joseph Desloges" w:date="2022-02-26T22:25:00Z">
        <w:r>
          <w:rPr/>
          <w:t xml:space="preserve">res over the last </w:t>
        </w:r>
      </w:ins>
      <w:del w:id="38" w:author="Joseph Desloges" w:date="2022-02-26T22:25:00Z">
        <w:r>
          <w:rPr/>
          <w:delText xml:space="preserve">cores V1 and V2 over the past </w:delText>
        </w:r>
      </w:del>
      <w:r>
        <w:rPr/>
        <w:t xml:space="preserve">2000 years. </w:t>
      </w:r>
    </w:p>
    <w:p>
      <w:pPr>
        <w:pStyle w:val="TextBody"/>
        <w:rPr/>
      </w:pPr>
      <w:r>
        <w:rPr/>
        <w:t>Event-based layers identified in the varve thickness chronology were removed from the grain size analysis presented here. The composition of sediment grains within the event-based layers were all characteri</w:t>
      </w:r>
      <w:ins w:id="40" w:author="Joseph Desloges" w:date="2022-02-26T22:25:00Z">
        <w:r>
          <w:rPr/>
          <w:t>z</w:t>
        </w:r>
      </w:ins>
      <w:del w:id="41" w:author="Joseph Desloges" w:date="2022-02-26T22:25:00Z">
        <w:r>
          <w:rPr/>
          <w:delText>s</w:delText>
        </w:r>
      </w:del>
      <w:r>
        <w:rPr/>
        <w:t xml:space="preserve">ed by a single mode with less than 0.01% clay, over 98% silt and less than 1% sand. </w:t>
      </w:r>
      <w:ins w:id="42" w:author="Joseph Desloges" w:date="2022-02-26T22:30:00Z">
        <w:r>
          <w:rPr/>
          <w:t xml:space="preserve">The D50 of event based is? </w:t>
        </w:r>
      </w:ins>
      <w:r>
        <w:rPr/>
        <w:t xml:space="preserve">The average D50 particle size of </w:t>
      </w:r>
      <w:ins w:id="43" w:author="Joseph Desloges" w:date="2022-02-26T22:29:00Z">
        <w:r>
          <w:rPr/>
          <w:t>couplet</w:t>
        </w:r>
      </w:ins>
      <w:del w:id="44" w:author="Joseph Desloges" w:date="2022-02-26T22:29:00Z">
        <w:r>
          <w:rPr/>
          <w:delText>non-event based</w:delText>
        </w:r>
      </w:del>
      <w:r>
        <w:rPr/>
        <w:t xml:space="preserve"> sediment is 7.6 µm and 6.4 µm for V1 and V2 respectively. The particle size distribution for </w:t>
      </w:r>
      <w:ins w:id="45" w:author="Joseph Desloges" w:date="2022-02-26T22:30:00Z">
        <w:r>
          <w:rPr/>
          <w:t xml:space="preserve">couplet </w:t>
        </w:r>
      </w:ins>
      <w:del w:id="46" w:author="Joseph Desloges" w:date="2022-02-26T22:30:00Z">
        <w:r>
          <w:rPr/>
          <w:delText xml:space="preserve">non-event based </w:delText>
        </w:r>
      </w:del>
      <w:r>
        <w:rPr/>
        <w:t xml:space="preserve">sediment is characterized by a bi-modal distribution with an average composition of 13% clay, 86% silt, and 0.8% sand sized particles at V1 and 81% silt, 18% clay, and 0.5% sand sized at </w:t>
      </w:r>
      <w:commentRangeStart w:id="5"/>
      <w:r>
        <w:rPr/>
        <w:t>V2</w:t>
      </w:r>
      <w:r>
        <w:rPr/>
      </w:r>
      <w:commentRangeEnd w:id="5"/>
      <w:r>
        <w:commentReference w:id="5"/>
      </w:r>
      <w:r>
        <w:rPr/>
        <w:t>.</w:t>
      </w:r>
    </w:p>
    <w:p>
      <w:pPr>
        <w:pStyle w:val="CaptionedFigure"/>
        <w:rPr/>
      </w:pPr>
      <w:r>
        <w:rPr/>
        <w:drawing>
          <wp:inline distT="0" distB="0" distL="0" distR="0">
            <wp:extent cx="5334000" cy="4000500"/>
            <wp:effectExtent l="0" t="0" r="0" b="0"/>
            <wp:docPr id="8" name="Image7" descr="Figure 8: OPTION A - Standardized departure from the mean D50 grain size for cores V1 and V2. The black points represent D50 particle size at 5 - 10 cm intervals and the gray line is the 3 sample (~125 year) moving average. The top axes, labelelled Year (CE), are calculated as per Figure X. The black X’s on the bottom graph of V1 and V2 denote the AMS radiocarbon age (± dating error) and depth of the respective s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Figure 8: OPTION A - Standardized departure from the mean D50 grain size for cores V1 and V2. The black points represent D50 particle size at 5 - 10 cm intervals and the gray line is the 3 sample (~125 year) moving average. The top axes, labelelled Year (CE), are calculated as per Figure X. The black X’s on the bottom graph of V1 and V2 denote the AMS radiocarbon age (± dating error) and depth of the respective sample."/>
                    <pic:cNvPicPr>
                      <a:picLocks noChangeAspect="1" noChangeArrowheads="1"/>
                    </pic:cNvPicPr>
                  </pic:nvPicPr>
                  <pic:blipFill>
                    <a:blip r:embed="rId9"/>
                    <a:stretch>
                      <a:fillRect/>
                    </a:stretch>
                  </pic:blipFill>
                  <pic:spPr bwMode="auto">
                    <a:xfrm>
                      <a:off x="0" y="0"/>
                      <a:ext cx="5334000" cy="4000500"/>
                    </a:xfrm>
                    <a:prstGeom prst="rect">
                      <a:avLst/>
                    </a:prstGeom>
                  </pic:spPr>
                </pic:pic>
              </a:graphicData>
            </a:graphic>
          </wp:inline>
        </w:drawing>
      </w:r>
    </w:p>
    <w:p>
      <w:pPr>
        <w:pStyle w:val="ImageCaption"/>
        <w:rPr/>
      </w:pPr>
      <w:r>
        <w:rPr/>
        <w:t xml:space="preserve">Figure 8: OPTION </w:t>
      </w:r>
      <w:commentRangeStart w:id="6"/>
      <w:r>
        <w:rPr/>
        <w:t>A</w:t>
      </w:r>
      <w:r>
        <w:rPr/>
      </w:r>
      <w:commentRangeEnd w:id="6"/>
      <w:r>
        <w:commentReference w:id="6"/>
      </w:r>
      <w:r>
        <w:rPr/>
        <w:t xml:space="preserve"> - Standardized departure from the mean D50 grain size for cores V1 and V2. The black points represent D50 particle size at 5 - 10 cm intervals and the gray line is the 3 sample (~125 year) moving average. The top axes, labelelled Year (CE), are calculated as per Figure X. The black X’s on the bottom graph of V1 and V2 denote the AMS radiocarbon age (± dating error) and depth of the respective </w:t>
      </w:r>
      <w:commentRangeStart w:id="7"/>
      <w:r>
        <w:rPr/>
        <w:t>sample</w:t>
      </w:r>
      <w:r>
        <w:rPr/>
      </w:r>
      <w:commentRangeEnd w:id="7"/>
      <w:r>
        <w:commentReference w:id="7"/>
      </w:r>
      <w:r>
        <w:rPr/>
        <w:t>.</w:t>
      </w:r>
      <w:commentRangeStart w:id="8"/>
      <w:r>
        <w:rPr/>
        <w:drawing>
          <wp:inline distT="0" distB="0" distL="0" distR="0">
            <wp:extent cx="5304790" cy="2511425"/>
            <wp:effectExtent l="0" t="0" r="0" b="0"/>
            <wp:docPr id="9"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2" descr="Chart&#10;&#10;Description automatically generated"/>
                    <pic:cNvPicPr>
                      <a:picLocks noChangeAspect="1" noChangeArrowheads="1"/>
                    </pic:cNvPicPr>
                  </pic:nvPicPr>
                  <pic:blipFill>
                    <a:blip r:embed="rId10"/>
                    <a:stretch>
                      <a:fillRect/>
                    </a:stretch>
                  </pic:blipFill>
                  <pic:spPr bwMode="auto">
                    <a:xfrm>
                      <a:off x="0" y="0"/>
                      <a:ext cx="5304790" cy="2511425"/>
                    </a:xfrm>
                    <a:prstGeom prst="rect">
                      <a:avLst/>
                    </a:prstGeom>
                  </pic:spPr>
                </pic:pic>
              </a:graphicData>
            </a:graphic>
          </wp:inline>
        </w:drawing>
      </w:r>
      <w:commentRangeEnd w:id="8"/>
      <w:r>
        <w:commentReference w:id="8"/>
      </w:r>
      <w:r>
        <w:rPr/>
      </w:r>
      <w:r>
        <mc:AlternateContent>
          <mc:Choice Requires="wps">
            <w:drawing>
              <wp:anchor behindDoc="0" distT="0" distB="0" distL="114300" distR="114300" simplePos="0" locked="0" layoutInCell="0" allowOverlap="1" relativeHeight="14">
                <wp:simplePos x="0" y="0"/>
                <wp:positionH relativeFrom="column">
                  <wp:posOffset>860425</wp:posOffset>
                </wp:positionH>
                <wp:positionV relativeFrom="paragraph">
                  <wp:posOffset>1278890</wp:posOffset>
                </wp:positionV>
                <wp:extent cx="914400" cy="914400"/>
                <wp:effectExtent l="0" t="0" r="0" b="0"/>
                <wp:wrapNone/>
                <wp:docPr id="10" name=""/>
                <a:graphic xmlns:a="http://schemas.openxmlformats.org/drawingml/2006/main">
                  <a:graphicData uri="http://schemas.microsoft.com/office/word/2010/wordprocessingShape">
                    <wps:wsp>
                      <wps:cNvSpPr txBox="1"/>
                      <wps:spPr>
                        <a:xfrm>
                          <a:off x="0" y="0"/>
                          <a:ext cx="914400" cy="914400"/>
                        </a:xfrm>
                        <a:prstGeom prst="rect"/>
                        <a:solidFill>
                          <a:srgbClr val="FFFFFF"/>
                        </a:solidFill>
                        <a:ln w="635">
                          <a:solidFill>
                            <a:srgbClr val="000000"/>
                          </a:solidFill>
                        </a:ln>
                      </wps:spPr>
                      <wps:txbx>
                        <w:txbxContent>
                          <w:p>
                            <w:pPr>
                              <w:pStyle w:val="FrameContents"/>
                              <w:spacing w:before="0" w:after="200"/>
                              <w:rPr>
                                <w:sz w:val="16"/>
                                <w:szCs w:val="16"/>
                                <w:lang w:val="en-CA"/>
                              </w:rPr>
                            </w:pPr>
                            <w:r>
                              <w:rPr>
                                <w:sz w:val="16"/>
                                <w:szCs w:val="16"/>
                                <w:lang w:val="en-CA"/>
                              </w:rPr>
                              <w:t>Thicker, coarser varves due to colder wetter climate. Explain why more LOI</w:t>
                            </w:r>
                          </w:p>
                        </w:txbxContent>
                      </wps:txbx>
                      <wps:bodyPr anchor="t" lIns="91440" tIns="45720" rIns="91440" bIns="45720">
                        <a:noAutofit/>
                      </wps:bodyPr>
                    </wps:wsp>
                  </a:graphicData>
                </a:graphic>
              </wp:anchor>
            </w:drawing>
          </mc:Choice>
          <mc:Fallback>
            <w:pict>
              <v:rect fillcolor="#FFFFFF" strokecolor="#000000" strokeweight="0pt" style="position:absolute;rotation:0;width:72pt;height:72pt;mso-wrap-distance-left:9pt;mso-wrap-distance-right:9pt;mso-wrap-distance-top:0pt;mso-wrap-distance-bottom:0pt;margin-top:100.7pt;mso-position-vertical-relative:text;margin-left:67.75pt;mso-position-horizontal-relative:text">
                <v:textbox>
                  <w:txbxContent>
                    <w:p>
                      <w:pPr>
                        <w:pStyle w:val="FrameContents"/>
                        <w:spacing w:before="0" w:after="200"/>
                        <w:rPr>
                          <w:sz w:val="16"/>
                          <w:szCs w:val="16"/>
                          <w:lang w:val="en-CA"/>
                        </w:rPr>
                      </w:pPr>
                      <w:r>
                        <w:rPr>
                          <w:sz w:val="16"/>
                          <w:szCs w:val="16"/>
                          <w:lang w:val="en-CA"/>
                        </w:rPr>
                        <w:t>Thicker, coarser varves due to colder wetter climate. Explain why more LOI</w:t>
                      </w:r>
                    </w:p>
                  </w:txbxContent>
                </v:textbox>
                <w10:wrap type="none"/>
              </v:rect>
            </w:pict>
          </mc:Fallback>
        </mc:AlternateContent>
      </w:r>
      <w:r>
        <mc:AlternateContent>
          <mc:Choice Requires="wps">
            <w:drawing>
              <wp:anchor behindDoc="0" distT="0" distB="0" distL="114300" distR="114300" simplePos="0" locked="0" layoutInCell="0" allowOverlap="1" relativeHeight="15">
                <wp:simplePos x="0" y="0"/>
                <wp:positionH relativeFrom="column">
                  <wp:posOffset>2472055</wp:posOffset>
                </wp:positionH>
                <wp:positionV relativeFrom="paragraph">
                  <wp:posOffset>1042670</wp:posOffset>
                </wp:positionV>
                <wp:extent cx="914400" cy="914400"/>
                <wp:effectExtent l="0" t="0" r="0" b="0"/>
                <wp:wrapNone/>
                <wp:docPr id="11" name=""/>
                <a:graphic xmlns:a="http://schemas.openxmlformats.org/drawingml/2006/main">
                  <a:graphicData uri="http://schemas.microsoft.com/office/word/2010/wordprocessingShape">
                    <wps:wsp>
                      <wps:cNvSpPr txBox="1"/>
                      <wps:spPr>
                        <a:xfrm>
                          <a:off x="0" y="0"/>
                          <a:ext cx="914400" cy="914400"/>
                        </a:xfrm>
                        <a:prstGeom prst="rect"/>
                        <a:solidFill>
                          <a:srgbClr val="FFFFFF"/>
                        </a:solidFill>
                        <a:ln w="635">
                          <a:solidFill>
                            <a:srgbClr val="000000"/>
                          </a:solidFill>
                        </a:ln>
                      </wps:spPr>
                      <wps:txbx>
                        <w:txbxContent>
                          <w:p>
                            <w:pPr>
                              <w:pStyle w:val="FrameContents"/>
                              <w:spacing w:before="0" w:after="200"/>
                              <w:rPr>
                                <w:sz w:val="16"/>
                                <w:szCs w:val="16"/>
                                <w:lang w:val="en-CA"/>
                              </w:rPr>
                            </w:pPr>
                            <w:ins w:id="47" w:author="Joseph Desloges" w:date="2022-02-26T22:41:00Z">
                              <w:r>
                                <w:rPr>
                                  <w:sz w:val="16"/>
                                  <w:szCs w:val="16"/>
                                  <w:lang w:val="en-CA"/>
                                </w:rPr>
                                <w:t>Thinner, finer varves due to warmer dryer climate. Explain why LOI stays high</w:t>
                              </w:r>
                            </w:ins>
                          </w:p>
                        </w:txbxContent>
                      </wps:txbx>
                      <wps:bodyPr anchor="t" lIns="91440" tIns="45720" rIns="91440" bIns="45720">
                        <a:noAutofit/>
                      </wps:bodyPr>
                    </wps:wsp>
                  </a:graphicData>
                </a:graphic>
              </wp:anchor>
            </w:drawing>
          </mc:Choice>
          <mc:Fallback>
            <w:pict>
              <v:rect fillcolor="#FFFFFF" strokecolor="#000000" strokeweight="0pt" style="position:absolute;rotation:0;width:72pt;height:72pt;mso-wrap-distance-left:9pt;mso-wrap-distance-right:9pt;mso-wrap-distance-top:0pt;mso-wrap-distance-bottom:0pt;margin-top:82.1pt;mso-position-vertical-relative:text;margin-left:194.65pt;mso-position-horizontal-relative:text">
                <v:textbox>
                  <w:txbxContent>
                    <w:p>
                      <w:pPr>
                        <w:pStyle w:val="FrameContents"/>
                        <w:spacing w:before="0" w:after="200"/>
                        <w:rPr>
                          <w:sz w:val="16"/>
                          <w:szCs w:val="16"/>
                          <w:lang w:val="en-CA"/>
                        </w:rPr>
                      </w:pPr>
                      <w:ins w:id="48" w:author="Joseph Desloges" w:date="2022-02-26T22:41:00Z">
                        <w:r>
                          <w:rPr>
                            <w:sz w:val="16"/>
                            <w:szCs w:val="16"/>
                            <w:lang w:val="en-CA"/>
                          </w:rPr>
                          <w:t>Thinner, finer varves due to warmer dryer climate. Explain why LOI stays high</w:t>
                        </w:r>
                      </w:ins>
                    </w:p>
                  </w:txbxContent>
                </v:textbox>
                <w10:wrap type="none"/>
              </v:rect>
            </w:pict>
          </mc:Fallback>
        </mc:AlternateContent>
      </w:r>
      <w:r>
        <mc:AlternateContent>
          <mc:Choice Requires="wps">
            <w:drawing>
              <wp:anchor behindDoc="0" distT="0" distB="0" distL="114300" distR="114300" simplePos="0" locked="0" layoutInCell="0" allowOverlap="1" relativeHeight="16">
                <wp:simplePos x="0" y="0"/>
                <wp:positionH relativeFrom="column">
                  <wp:posOffset>3803015</wp:posOffset>
                </wp:positionH>
                <wp:positionV relativeFrom="paragraph">
                  <wp:posOffset>1271270</wp:posOffset>
                </wp:positionV>
                <wp:extent cx="914400" cy="914400"/>
                <wp:effectExtent l="0" t="0" r="0" b="0"/>
                <wp:wrapNone/>
                <wp:docPr id="12" name=""/>
                <a:graphic xmlns:a="http://schemas.openxmlformats.org/drawingml/2006/main">
                  <a:graphicData uri="http://schemas.microsoft.com/office/word/2010/wordprocessingShape">
                    <wps:wsp>
                      <wps:cNvSpPr txBox="1"/>
                      <wps:spPr>
                        <a:xfrm>
                          <a:off x="0" y="0"/>
                          <a:ext cx="914400" cy="914400"/>
                        </a:xfrm>
                        <a:prstGeom prst="rect"/>
                        <a:solidFill>
                          <a:srgbClr val="FFFFFF"/>
                        </a:solidFill>
                        <a:ln w="635">
                          <a:solidFill>
                            <a:srgbClr val="000000"/>
                          </a:solidFill>
                        </a:ln>
                      </wps:spPr>
                      <wps:txbx>
                        <w:txbxContent>
                          <w:p>
                            <w:pPr>
                              <w:pStyle w:val="FrameContents"/>
                              <w:spacing w:before="0" w:after="200"/>
                              <w:rPr>
                                <w:sz w:val="16"/>
                                <w:szCs w:val="16"/>
                                <w:lang w:val="en-CA"/>
                              </w:rPr>
                            </w:pPr>
                            <w:ins w:id="49" w:author="Joseph Desloges" w:date="2022-02-26T22:42:00Z">
                              <w:r>
                                <w:rPr>
                                  <w:sz w:val="16"/>
                                  <w:szCs w:val="16"/>
                                  <w:lang w:val="en-CA"/>
                                </w:rPr>
                                <w:t>Thicker, coarser varves due to colder wetter climate. Explain why less LOI</w:t>
                              </w:r>
                            </w:ins>
                          </w:p>
                        </w:txbxContent>
                      </wps:txbx>
                      <wps:bodyPr anchor="t" lIns="91440" tIns="45720" rIns="91440" bIns="45720">
                        <a:noAutofit/>
                      </wps:bodyPr>
                    </wps:wsp>
                  </a:graphicData>
                </a:graphic>
              </wp:anchor>
            </w:drawing>
          </mc:Choice>
          <mc:Fallback>
            <w:pict>
              <v:rect fillcolor="#FFFFFF" strokecolor="#000000" strokeweight="0pt" style="position:absolute;rotation:0;width:72pt;height:72pt;mso-wrap-distance-left:9pt;mso-wrap-distance-right:9pt;mso-wrap-distance-top:0pt;mso-wrap-distance-bottom:0pt;margin-top:100.1pt;mso-position-vertical-relative:text;margin-left:299.45pt;mso-position-horizontal-relative:text">
                <v:textbox>
                  <w:txbxContent>
                    <w:p>
                      <w:pPr>
                        <w:pStyle w:val="FrameContents"/>
                        <w:spacing w:before="0" w:after="200"/>
                        <w:rPr>
                          <w:sz w:val="16"/>
                          <w:szCs w:val="16"/>
                          <w:lang w:val="en-CA"/>
                        </w:rPr>
                      </w:pPr>
                      <w:ins w:id="50" w:author="Joseph Desloges" w:date="2022-02-26T22:42:00Z">
                        <w:r>
                          <w:rPr>
                            <w:sz w:val="16"/>
                            <w:szCs w:val="16"/>
                            <w:lang w:val="en-CA"/>
                          </w:rPr>
                          <w:t>Thicker, coarser varves due to colder wetter climate. Explain why less LOI</w:t>
                        </w:r>
                      </w:ins>
                    </w:p>
                  </w:txbxContent>
                </v:textbox>
                <w10:wrap type="none"/>
              </v:rect>
            </w:pict>
          </mc:Fallback>
        </mc:AlternateContent>
      </w:r>
      <w:r>
        <mc:AlternateContent>
          <mc:Choice Requires="wps">
            <w:drawing>
              <wp:anchor behindDoc="0" distT="0" distB="0" distL="114300" distR="114300" simplePos="0" locked="0" layoutInCell="0" allowOverlap="1" relativeHeight="17">
                <wp:simplePos x="0" y="0"/>
                <wp:positionH relativeFrom="column">
                  <wp:posOffset>4959985</wp:posOffset>
                </wp:positionH>
                <wp:positionV relativeFrom="paragraph">
                  <wp:posOffset>2246630</wp:posOffset>
                </wp:positionV>
                <wp:extent cx="914400" cy="914400"/>
                <wp:effectExtent l="0" t="0" r="0" b="0"/>
                <wp:wrapNone/>
                <wp:docPr id="13" name=""/>
                <a:graphic xmlns:a="http://schemas.openxmlformats.org/drawingml/2006/main">
                  <a:graphicData uri="http://schemas.microsoft.com/office/word/2010/wordprocessingShape">
                    <wps:wsp>
                      <wps:cNvSpPr txBox="1"/>
                      <wps:spPr>
                        <a:xfrm>
                          <a:off x="0" y="0"/>
                          <a:ext cx="914400" cy="914400"/>
                        </a:xfrm>
                        <a:prstGeom prst="rect"/>
                        <a:solidFill>
                          <a:srgbClr val="FFFFFF"/>
                        </a:solidFill>
                        <a:ln w="635">
                          <a:solidFill>
                            <a:srgbClr val="000000"/>
                          </a:solidFill>
                        </a:ln>
                      </wps:spPr>
                      <wps:txbx>
                        <w:txbxContent>
                          <w:p>
                            <w:pPr>
                              <w:pStyle w:val="FrameContents"/>
                              <w:spacing w:before="0" w:after="200"/>
                              <w:rPr>
                                <w:sz w:val="16"/>
                                <w:szCs w:val="16"/>
                                <w:lang w:val="en-CA"/>
                              </w:rPr>
                            </w:pPr>
                            <w:ins w:id="51" w:author="Joseph Desloges" w:date="2022-02-26T22:43:00Z">
                              <w:r>
                                <w:rPr>
                                  <w:sz w:val="16"/>
                                  <w:szCs w:val="16"/>
                                  <w:lang w:val="en-CA"/>
                                </w:rPr>
                                <w:t xml:space="preserve">Grain size and LOI show the dramatic post LIA trends. Thickness not so much. </w:t>
                              </w:r>
                            </w:ins>
                          </w:p>
                        </w:txbxContent>
                      </wps:txbx>
                      <wps:bodyPr anchor="t" lIns="91440" tIns="45720" rIns="91440" bIns="45720">
                        <a:noAutofit/>
                      </wps:bodyPr>
                    </wps:wsp>
                  </a:graphicData>
                </a:graphic>
              </wp:anchor>
            </w:drawing>
          </mc:Choice>
          <mc:Fallback>
            <w:pict>
              <v:rect fillcolor="#FFFFFF" strokecolor="#000000" strokeweight="0pt" style="position:absolute;rotation:0;width:72pt;height:72pt;mso-wrap-distance-left:9pt;mso-wrap-distance-right:9pt;mso-wrap-distance-top:0pt;mso-wrap-distance-bottom:0pt;margin-top:176.9pt;mso-position-vertical-relative:text;margin-left:390.55pt;mso-position-horizontal-relative:text">
                <v:textbox>
                  <w:txbxContent>
                    <w:p>
                      <w:pPr>
                        <w:pStyle w:val="FrameContents"/>
                        <w:spacing w:before="0" w:after="200"/>
                        <w:rPr>
                          <w:sz w:val="16"/>
                          <w:szCs w:val="16"/>
                          <w:lang w:val="en-CA"/>
                        </w:rPr>
                      </w:pPr>
                      <w:ins w:id="52" w:author="Joseph Desloges" w:date="2022-02-26T22:43:00Z">
                        <w:r>
                          <w:rPr>
                            <w:sz w:val="16"/>
                            <w:szCs w:val="16"/>
                            <w:lang w:val="en-CA"/>
                          </w:rPr>
                          <w:t xml:space="preserve">Grain size and LOI show the dramatic post LIA trends. Thickness not so much. </w:t>
                        </w:r>
                      </w:ins>
                    </w:p>
                  </w:txbxContent>
                </v:textbox>
                <w10:wrap type="none"/>
              </v:rect>
            </w:pict>
          </mc:Fallback>
        </mc:AlternateContent>
      </w:r>
    </w:p>
    <w:p>
      <w:pPr>
        <w:pStyle w:val="CaptionedFigure"/>
        <w:rPr/>
      </w:pPr>
      <w:r>
        <w:rPr/>
        <w:drawing>
          <wp:inline distT="0" distB="0" distL="0" distR="0">
            <wp:extent cx="5334000" cy="2667000"/>
            <wp:effectExtent l="0" t="0" r="0" b="0"/>
            <wp:docPr id="14" name="Image8" descr="Figure 9: OPTION B - Standardized departure from the mean D50 grain size for cores V1 and V2. The black points represent D50 particle size at 5 - 10 cm intervals and the gray line is the 3 sample (~125 year) moving average. The top axes, labelelled Year (CE), are calculated as per Figure X. The black X’s on the bottom graph of V1 and V2 denote the AMS radiocarbon age (± dating error) and depth of the respective s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 descr="Figure 9: OPTION B - Standardized departure from the mean D50 grain size for cores V1 and V2. The black points represent D50 particle size at 5 - 10 cm intervals and the gray line is the 3 sample (~125 year) moving average. The top axes, labelelled Year (CE), are calculated as per Figure X. The black X’s on the bottom graph of V1 and V2 denote the AMS radiocarbon age (± dating error) and depth of the respective sample."/>
                    <pic:cNvPicPr>
                      <a:picLocks noChangeAspect="1" noChangeArrowheads="1"/>
                    </pic:cNvPicPr>
                  </pic:nvPicPr>
                  <pic:blipFill>
                    <a:blip r:embed="rId11"/>
                    <a:stretch>
                      <a:fillRect/>
                    </a:stretch>
                  </pic:blipFill>
                  <pic:spPr bwMode="auto">
                    <a:xfrm>
                      <a:off x="0" y="0"/>
                      <a:ext cx="5334000" cy="2667000"/>
                    </a:xfrm>
                    <a:prstGeom prst="rect">
                      <a:avLst/>
                    </a:prstGeom>
                  </pic:spPr>
                </pic:pic>
              </a:graphicData>
            </a:graphic>
          </wp:inline>
        </w:drawing>
      </w:r>
    </w:p>
    <w:p>
      <w:pPr>
        <w:pStyle w:val="ImageCaption"/>
        <w:rPr/>
      </w:pPr>
      <w:r>
        <w:rPr/>
        <w:t xml:space="preserve">Figure 9: OPTION B - Standardized departure from the mean D50 grain size for cores V1 and V2. The black points represent D50 particle size at 5 - 10 cm intervals and the gray line is the 3 sample (~125 year) moving average. The top axes, labelelled Year (CE), are calculated as per Figure X. The black X’s on the bottom graph of V1 and V2 denote the AMS radiocarbon age (± dating error) and depth of the respective </w:t>
      </w:r>
      <w:commentRangeStart w:id="9"/>
      <w:r>
        <w:rPr/>
        <w:t>sample</w:t>
      </w:r>
      <w:r>
        <w:rPr/>
      </w:r>
      <w:commentRangeEnd w:id="9"/>
      <w:r>
        <w:commentReference w:id="9"/>
      </w:r>
      <w:r>
        <w:rPr/>
        <w:t>.</w:t>
      </w:r>
    </w:p>
    <w:p>
      <w:pPr>
        <w:pStyle w:val="TextBody"/>
        <w:rPr/>
      </w:pPr>
      <w:r>
        <w:rPr>
          <w:i/>
          <w:iCs/>
        </w:rPr>
        <w:t>Loss on Ignition</w:t>
      </w:r>
    </w:p>
    <w:p>
      <w:pPr>
        <w:pStyle w:val="TextBody"/>
        <w:rPr/>
      </w:pPr>
      <w:r>
        <w:rPr/>
        <w:t xml:space="preserve">Figure 10 shows the </w:t>
      </w:r>
      <w:ins w:id="53" w:author="Joseph Desloges" w:date="2022-02-26T22:33:00Z">
        <w:r>
          <w:rPr/>
          <w:t>loss</w:t>
        </w:r>
      </w:ins>
      <w:del w:id="54" w:author="Joseph Desloges" w:date="2022-02-26T22:33:00Z">
        <w:r>
          <w:rPr/>
          <w:delText xml:space="preserve">percent mass lost </w:delText>
        </w:r>
      </w:del>
      <w:r>
        <w:rPr/>
        <w:t xml:space="preserve">on ignition (LOI) for both V1 and V2. Higher levels of organic content are shown in V1 and V2 from from 0-1000 CE and mostly below average from 1000-2000 </w:t>
      </w:r>
      <w:commentRangeStart w:id="10"/>
      <w:r>
        <w:rPr/>
        <w:t>CE</w:t>
      </w:r>
      <w:r>
        <w:rPr/>
      </w:r>
      <w:commentRangeEnd w:id="10"/>
      <w:r>
        <w:commentReference w:id="10"/>
      </w:r>
      <w:r>
        <w:rPr/>
        <w:t xml:space="preserve">. Specific periods of above average LOI for V1 occur around CE 0-500, 650-1100, 1150, 1300, 1750-1850 and below average between 50 BCE - 50 CE, CE 550-650, 1150-1300, 1350-1750, 1850-2000. LOI is above between at V2 around CE 0-100, 250-500, 650-900, 1800-1950, and below average between 1000-1050, 1300-1600, 1950-2000. </w:t>
      </w:r>
      <w:commentRangeStart w:id="11"/>
      <w:r>
        <w:rPr/>
        <w:t>The</w:t>
      </w:r>
      <w:r>
        <w:rPr/>
      </w:r>
      <w:commentRangeEnd w:id="11"/>
      <w:r>
        <w:commentReference w:id="11"/>
      </w:r>
      <w:r>
        <w:rPr/>
        <w:t xml:space="preserve"> average LOI at V1 and V2 is similar at 4.76% and 4.80% respectively suggesting that the flux of allochthonous organic material to the core locations is not dependent on distance from the main Cariboo River as it is easily transported through the lake due to the low density.</w:t>
      </w:r>
    </w:p>
    <w:p>
      <w:pPr>
        <w:pStyle w:val="CaptionedFigure"/>
        <w:rPr/>
      </w:pPr>
      <w:r>
        <w:rPr/>
        <w:drawing>
          <wp:inline distT="0" distB="0" distL="0" distR="0">
            <wp:extent cx="5334000" cy="4000500"/>
            <wp:effectExtent l="0" t="0" r="0" b="0"/>
            <wp:docPr id="15" name="Image9" descr="Figure 10: Standardized departure from the mean percent LOI for cores V1 and V2. The black points represent percent LOI at 2.5 - 5 cm intervals and the gray line is the 3 sample (~75 year) moving average. The top axes, labelelled Year (CE), are calculated as per Figure X. The black X’s on the bottom graph of V1 and V2 denote the AMS radiocarbon age (± dating error) and depth of the respective s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 descr="Figure 10: Standardized departure from the mean percent LOI for cores V1 and V2. The black points represent percent LOI at 2.5 - 5 cm intervals and the gray line is the 3 sample (~75 year) moving average. The top axes, labelelled Year (CE), are calculated as per Figure X. The black X’s on the bottom graph of V1 and V2 denote the AMS radiocarbon age (± dating error) and depth of the respective sample."/>
                    <pic:cNvPicPr>
                      <a:picLocks noChangeAspect="1" noChangeArrowheads="1"/>
                    </pic:cNvPicPr>
                  </pic:nvPicPr>
                  <pic:blipFill>
                    <a:blip r:embed="rId12"/>
                    <a:stretch>
                      <a:fillRect/>
                    </a:stretch>
                  </pic:blipFill>
                  <pic:spPr bwMode="auto">
                    <a:xfrm>
                      <a:off x="0" y="0"/>
                      <a:ext cx="5334000" cy="4000500"/>
                    </a:xfrm>
                    <a:prstGeom prst="rect">
                      <a:avLst/>
                    </a:prstGeom>
                  </pic:spPr>
                </pic:pic>
              </a:graphicData>
            </a:graphic>
          </wp:inline>
        </w:drawing>
      </w:r>
    </w:p>
    <w:p>
      <w:pPr>
        <w:pStyle w:val="ImageCaption"/>
        <w:rPr/>
      </w:pPr>
      <w:r>
        <w:rPr/>
        <w:t>Figure 10: Standardized departure from the mean percent LOI for cores V1 and V2. The black points represent percent LOI at 2.5 - 5 cm intervals and the gray line is the 3 sample (~75 year) moving average. The top axes, labelelled Year (CE), are calculated as per Figure X. The black X’s on the bottom graph of V1 and V2 denote the AMS radiocarbon age (± dating error) and depth of the respective sample.</w:t>
      </w:r>
    </w:p>
    <w:p>
      <w:pPr>
        <w:pStyle w:val="CaptionedFigure"/>
        <w:rPr/>
      </w:pPr>
      <w:r>
        <w:rPr/>
        <w:drawing>
          <wp:inline distT="0" distB="0" distL="0" distR="0">
            <wp:extent cx="5334000" cy="2667000"/>
            <wp:effectExtent l="0" t="0" r="0" b="0"/>
            <wp:docPr id="16" name="Image10" descr="Figure 11: Standardized departure from the mean percent LOI for cores V1 and V2. The black points represent percent LOI at 2.5 - 5 cm intervals and the gray line is the 3 sample (~75 year) moving average. The top axes, labelelled Year (CE), are calculated as per Figure X. The black X’s on the bottom graph of V1 and V2 denote the AMS radiocarbon age (± dating error) and depth of the respective s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 descr="Figure 11: Standardized departure from the mean percent LOI for cores V1 and V2. The black points represent percent LOI at 2.5 - 5 cm intervals and the gray line is the 3 sample (~75 year) moving average. The top axes, labelelled Year (CE), are calculated as per Figure X. The black X’s on the bottom graph of V1 and V2 denote the AMS radiocarbon age (± dating error) and depth of the respective sample."/>
                    <pic:cNvPicPr>
                      <a:picLocks noChangeAspect="1" noChangeArrowheads="1"/>
                    </pic:cNvPicPr>
                  </pic:nvPicPr>
                  <pic:blipFill>
                    <a:blip r:embed="rId13"/>
                    <a:stretch>
                      <a:fillRect/>
                    </a:stretch>
                  </pic:blipFill>
                  <pic:spPr bwMode="auto">
                    <a:xfrm>
                      <a:off x="0" y="0"/>
                      <a:ext cx="5334000" cy="2667000"/>
                    </a:xfrm>
                    <a:prstGeom prst="rect">
                      <a:avLst/>
                    </a:prstGeom>
                  </pic:spPr>
                </pic:pic>
              </a:graphicData>
            </a:graphic>
          </wp:inline>
        </w:drawing>
      </w:r>
    </w:p>
    <w:p>
      <w:pPr>
        <w:pStyle w:val="ImageCaption"/>
        <w:spacing w:before="0" w:after="120"/>
        <w:rPr/>
      </w:pPr>
      <w:r>
        <w:rPr/>
        <w:t>Figure 11: Standardized departure from the mean percent LOI for cores V1 and V2. The black points represent percent LOI at 2.5 - 5 cm intervals and the gray line is the 3 sample (~75 year) moving average. The top axes, labelelled Year (CE), are calculated as per Figure X. The black X’s on the bottom graph of V1 and V2 denote the AMS radiocarbon age (± dating error) and depth of the respective sample.</w:t>
      </w:r>
    </w:p>
    <w:sectPr>
      <w:type w:val="nextPage"/>
      <w:pgSz w:w="12240" w:h="15840"/>
      <w:pgMar w:left="1440" w:right="1440" w:header="0" w:top="1440" w:footer="0" w:bottom="1440" w:gutter="0"/>
      <w:pgNumType w:fmt="decimal"/>
      <w:formProt w:val="false"/>
      <w:textDirection w:val="lrTb"/>
      <w:docGrid w:type="default" w:linePitch="10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Joseph Desloges" w:date="2022-02-26T22:11:00Z" w:initials="JD">
    <w:p>
      <w:r>
        <w:rPr>
          <w:rFonts w:ascii="Liberation Serif" w:hAnsi="Liberation Serif" w:eastAsia="DejaVu Sans" w:cs="DejaVu Sans"/>
          <w:lang w:val="en-US" w:eastAsia="en-US" w:bidi="en-US"/>
        </w:rPr>
        <w:t xml:space="preserve">This is a complicated list. I think better just say at and above average from 750 CE to bottom of core and average to below average to about 1700 CE. Then they depart with V2 showing significant above average during retreat from the Little Ice Age (V1 not so much).  </w:t>
      </w:r>
    </w:p>
  </w:comment>
  <w:comment w:id="1" w:author="Joseph Desloges" w:date="2022-02-26T22:12:00Z" w:initials="JD">
    <w:p>
      <w:r>
        <w:rPr>
          <w:rFonts w:ascii="Liberation Serif" w:hAnsi="Liberation Serif" w:eastAsia="DejaVu Sans" w:cs="DejaVu Sans"/>
          <w:lang w:val="en-US" w:eastAsia="en-US" w:bidi="en-US"/>
        </w:rPr>
        <w:t>Need minor ticks on both upper an lower axes of each plot</w:t>
      </w:r>
    </w:p>
  </w:comment>
  <w:comment w:id="2" w:author="Joseph Desloges" w:date="2022-02-26T22:06:00Z" w:initials="JD">
    <w:p>
      <w:r>
        <w:rPr>
          <w:rFonts w:ascii="Liberation Serif" w:hAnsi="Liberation Serif" w:eastAsia="DejaVu Sans" w:cs="DejaVu Sans"/>
          <w:lang w:val="en-US" w:eastAsia="en-US" w:bidi="en-US"/>
        </w:rPr>
        <w:t xml:space="preserve">Weighted by the looks of it. </w:t>
      </w:r>
    </w:p>
  </w:comment>
  <w:comment w:id="3" w:author="Joseph Desloges" w:date="2022-02-26T22:08:00Z" w:initials="JD">
    <w:p>
      <w:r>
        <w:rPr>
          <w:rFonts w:ascii="Liberation Serif" w:hAnsi="Liberation Serif" w:eastAsia="DejaVu Sans" w:cs="DejaVu Sans"/>
          <w:lang w:val="en-US" w:eastAsia="en-US" w:bidi="en-US"/>
        </w:rPr>
        <w:t>You will have to explain to me what the black dots mean?</w:t>
      </w:r>
    </w:p>
  </w:comment>
  <w:comment w:id="4" w:author="Joseph Desloges" w:date="2022-02-26T22:17:00Z" w:initials="JD">
    <w:p>
      <w:r>
        <w:rPr>
          <w:rFonts w:ascii="Liberation Serif" w:hAnsi="Liberation Serif" w:eastAsia="DejaVu Sans" w:cs="DejaVu Sans"/>
          <w:lang w:val="en-US" w:eastAsia="en-US" w:bidi="en-US"/>
        </w:rPr>
        <w:t xml:space="preserve">I like Option A. Less confusing. </w:t>
      </w:r>
    </w:p>
  </w:comment>
  <w:comment w:id="5" w:author="Joseph Desloges" w:date="2022-02-26T22:25:00Z" w:initials="JD">
    <w:p>
      <w:r>
        <w:rPr>
          <w:rFonts w:ascii="Liberation Serif" w:hAnsi="Liberation Serif" w:eastAsia="DejaVu Sans" w:cs="DejaVu Sans"/>
          <w:lang w:val="en-US" w:eastAsia="en-US" w:bidi="en-US"/>
        </w:rPr>
        <w:t xml:space="preserve">Before examining trends you need to present the %’s and the D50 stats for the couplets and then mention the difference between those and the “event” layers which are not in the plot. So this paragraph needs to come earlier and flip the order. </w:t>
      </w:r>
    </w:p>
  </w:comment>
  <w:comment w:id="6" w:author="Joseph Desloges" w:date="2022-02-26T22:31:00Z" w:initials="JD">
    <w:p>
      <w:r>
        <w:rPr>
          <w:rFonts w:ascii="Liberation Serif" w:hAnsi="Liberation Serif" w:eastAsia="DejaVu Sans" w:cs="DejaVu Sans"/>
          <w:lang w:val="en-US" w:eastAsia="en-US" w:bidi="en-US"/>
        </w:rPr>
        <w:t xml:space="preserve">I like this option. </w:t>
      </w:r>
    </w:p>
  </w:comment>
  <w:comment w:id="7" w:author="Joseph Desloges" w:date="2022-02-26T22:48:00Z" w:initials="JD">
    <w:p>
      <w:r>
        <w:rPr>
          <w:rFonts w:ascii="Liberation Serif" w:hAnsi="Liberation Serif" w:eastAsia="DejaVu Sans" w:cs="DejaVu Sans"/>
          <w:lang w:val="en-US" w:eastAsia="en-US" w:bidi="en-US"/>
        </w:rPr>
      </w:r>
    </w:p>
  </w:comment>
  <w:comment w:id="8" w:author="Joseph Desloges" w:date="2022-02-26T22:48:00Z" w:initials="JD">
    <w:p>
      <w:r>
        <w:rPr>
          <w:rFonts w:cs="Arial" w:eastAsia="Times New Roman" w:ascii="Arial" w:hAnsi="Arial"/>
          <w:b/>
          <w:bCs/>
          <w:color w:val="202122"/>
          <w:sz w:val="21"/>
          <w:szCs w:val="21"/>
          <w:lang w:bidi="en-US" w:eastAsia="en-CA" w:val="en-CA"/>
        </w:rPr>
        <w:t>(</w:t>
      </w:r>
      <w:r>
        <w:rPr>
          <w:rFonts w:cs="Arial" w:eastAsia="Times New Roman" w:ascii="Arial" w:hAnsi="Arial"/>
          <w:b/>
          <w:bCs/>
          <w:color w:val="000089"/>
          <w:sz w:val="21"/>
          <w:szCs w:val="21"/>
          <w:lang w:bidi="en-US" w:eastAsia="en-CA" w:val="en-CA"/>
        </w:rPr>
        <w:t>dark blue</w:t>
      </w:r>
      <w:r>
        <w:rPr>
          <w:rFonts w:cs="Arial" w:eastAsia="Times New Roman" w:ascii="Arial" w:hAnsi="Arial"/>
          <w:b/>
          <w:bCs/>
          <w:color w:val="202122"/>
          <w:sz w:val="21"/>
          <w:szCs w:val="21"/>
          <w:lang w:bidi="en-US" w:eastAsia="en-CA" w:val="en-CA"/>
        </w:rPr>
        <w:t> 1000–1991):</w:t>
      </w:r>
      <w:r>
        <w:rPr>
          <w:rFonts w:cs="Arial" w:eastAsia="Times New Roman" w:ascii="Arial" w:hAnsi="Arial"/>
          <w:color w:val="202122"/>
          <w:sz w:val="21"/>
          <w:szCs w:val="21"/>
          <w:lang w:bidi="en-US" w:eastAsia="en-CA" w:val="en-CA"/>
        </w:rPr>
        <w:t> P.D. Jones, K.R. Briffa, T.P. Barnett, and S.F.B. Tett (1998). "High-resolution Palaeoclimatic Records for the last Millennium: Interpretation, Integration and Comparison with General Circulation Model Control-run Temperatures". </w:t>
      </w:r>
      <w:r>
        <w:rPr>
          <w:rFonts w:cs="Arial" w:eastAsia="Times New Roman" w:ascii="Arial" w:hAnsi="Arial"/>
          <w:i/>
          <w:iCs/>
          <w:color w:val="202122"/>
          <w:sz w:val="21"/>
          <w:szCs w:val="21"/>
          <w:lang w:bidi="en-US" w:eastAsia="en-CA" w:val="en-CA"/>
        </w:rPr>
        <w:t>The Holocene</w:t>
      </w:r>
      <w:r>
        <w:rPr>
          <w:rFonts w:cs="Arial" w:eastAsia="Times New Roman" w:ascii="Arial" w:hAnsi="Arial"/>
          <w:color w:val="202122"/>
          <w:sz w:val="21"/>
          <w:szCs w:val="21"/>
          <w:lang w:bidi="en-US" w:eastAsia="en-CA" w:val="en-CA"/>
        </w:rPr>
        <w:t> </w:t>
      </w:r>
      <w:r>
        <w:rPr>
          <w:rFonts w:cs="Arial" w:eastAsia="Times New Roman" w:ascii="Arial" w:hAnsi="Arial"/>
          <w:b/>
          <w:bCs/>
          <w:color w:val="202122"/>
          <w:sz w:val="21"/>
          <w:szCs w:val="21"/>
          <w:lang w:bidi="en-US" w:eastAsia="en-CA" w:val="en-CA"/>
        </w:rPr>
        <w:t>8</w:t>
      </w:r>
      <w:r>
        <w:rPr>
          <w:rFonts w:cs="Arial" w:eastAsia="Times New Roman" w:ascii="Arial" w:hAnsi="Arial"/>
          <w:color w:val="202122"/>
          <w:sz w:val="21"/>
          <w:szCs w:val="21"/>
          <w:lang w:bidi="en-US" w:eastAsia="en-CA" w:val="en-CA"/>
        </w:rPr>
        <w:t>: 455–471. </w:t>
      </w:r>
      <w:hyperlink r:id="rId1">
        <w:r>
          <w:rPr>
            <w:rFonts w:cs="Arial" w:eastAsia="Times New Roman" w:ascii="Arial" w:hAnsi="Arial"/>
            <w:color w:val="3366BB"/>
            <w:sz w:val="21"/>
            <w:szCs w:val="21"/>
            <w:u w:val="single"/>
            <w:lang w:bidi="en-US" w:eastAsia="en-CA" w:val="en-CA"/>
          </w:rPr>
          <w:t>doi</w:t>
        </w:r>
      </w:hyperlink>
      <w:r>
        <w:rPr>
          <w:rFonts w:cs="Arial" w:eastAsia="Times New Roman" w:ascii="Arial" w:hAnsi="Arial"/>
          <w:color w:val="202122"/>
          <w:sz w:val="21"/>
          <w:szCs w:val="21"/>
          <w:lang w:bidi="en-US" w:eastAsia="en-CA" w:val="en-CA"/>
        </w:rPr>
        <w:t>:</w:t>
      </w:r>
      <w:hyperlink r:id="rId2">
        <w:r>
          <w:rPr>
            <w:rFonts w:cs="Arial" w:eastAsia="Times New Roman" w:ascii="Arial" w:hAnsi="Arial"/>
            <w:color w:val="3366BB"/>
            <w:sz w:val="21"/>
            <w:szCs w:val="21"/>
            <w:u w:val="single"/>
            <w:lang w:bidi="en-US" w:eastAsia="en-CA" w:val="en-CA"/>
          </w:rPr>
          <w:t>10.1191/095968398667194956</w:t>
        </w:r>
      </w:hyperlink>
    </w:p>
    <w:p>
      <w:r>
        <w:rPr>
          <w:rFonts w:ascii="Arial" w:hAnsi="Arial" w:eastAsia="Times New Roman" w:cs="Arial"/>
          <w:b/>
          <w:bCs/>
          <w:color w:val="202122"/>
          <w:sz w:val="21"/>
          <w:szCs w:val="21"/>
          <w:lang w:bidi="en-US" w:val="en-CA" w:eastAsia="en-CA"/>
        </w:rPr>
        <w:t>(</w:t>
      </w:r>
      <w:r>
        <w:rPr>
          <w:rFonts w:ascii="Arial" w:hAnsi="Arial" w:eastAsia="Times New Roman" w:cs="Arial"/>
          <w:b/>
          <w:bCs/>
          <w:color w:val="0000FA"/>
          <w:sz w:val="21"/>
          <w:szCs w:val="21"/>
          <w:lang w:bidi="en-US" w:val="en-CA" w:eastAsia="en-CA"/>
        </w:rPr>
        <w:t>blue</w:t>
      </w:r>
      <w:r>
        <w:rPr>
          <w:rFonts w:ascii="Arial" w:hAnsi="Arial" w:eastAsia="Times New Roman" w:cs="Arial"/>
          <w:b/>
          <w:bCs/>
          <w:color w:val="202122"/>
          <w:sz w:val="21"/>
          <w:szCs w:val="21"/>
          <w:lang w:bidi="en-US" w:val="en-CA" w:eastAsia="en-CA"/>
        </w:rPr>
        <w:t> 1000–1980):</w:t>
      </w:r>
      <w:r>
        <w:rPr>
          <w:rFonts w:ascii="Arial" w:hAnsi="Arial" w:eastAsia="Times New Roman" w:cs="Arial"/>
          <w:color w:val="202122"/>
          <w:sz w:val="21"/>
          <w:szCs w:val="21"/>
          <w:lang w:bidi="en-US" w:val="en-CA" w:eastAsia="en-CA"/>
        </w:rPr>
        <w:t> M.E. Mann, R.S. Bradley, and M.K. Hughes (1999). "Northern Hemisphere Temperatures During the Past Millennium: Inferences, Uncertainties, and Limitations". </w:t>
      </w:r>
      <w:r>
        <w:rPr>
          <w:rFonts w:ascii="Arial" w:hAnsi="Arial" w:eastAsia="Times New Roman" w:cs="Arial"/>
          <w:i/>
          <w:iCs/>
          <w:color w:val="202122"/>
          <w:sz w:val="21"/>
          <w:szCs w:val="21"/>
          <w:lang w:bidi="en-US" w:val="en-CA" w:eastAsia="en-CA"/>
        </w:rPr>
        <w:t>Geophysical Research Letters</w:t>
      </w:r>
      <w:r>
        <w:rPr>
          <w:rFonts w:ascii="Arial" w:hAnsi="Arial" w:eastAsia="Times New Roman" w:cs="Arial"/>
          <w:color w:val="202122"/>
          <w:sz w:val="21"/>
          <w:szCs w:val="21"/>
          <w:lang w:bidi="en-US" w:val="en-CA" w:eastAsia="en-CA"/>
        </w:rPr>
        <w:t> </w:t>
      </w:r>
      <w:r>
        <w:rPr>
          <w:rFonts w:ascii="Arial" w:hAnsi="Arial" w:eastAsia="Times New Roman" w:cs="Arial"/>
          <w:b/>
          <w:bCs/>
          <w:color w:val="202122"/>
          <w:sz w:val="21"/>
          <w:szCs w:val="21"/>
          <w:lang w:bidi="en-US" w:val="en-CA" w:eastAsia="en-CA"/>
        </w:rPr>
        <w:t>26</w:t>
      </w:r>
      <w:r>
        <w:rPr>
          <w:rFonts w:ascii="Arial" w:hAnsi="Arial" w:eastAsia="Times New Roman" w:cs="Arial"/>
          <w:color w:val="202122"/>
          <w:sz w:val="21"/>
          <w:szCs w:val="21"/>
          <w:lang w:bidi="en-US" w:val="en-CA" w:eastAsia="en-CA"/>
        </w:rPr>
        <w:t> (6): 759–762.</w:t>
      </w:r>
    </w:p>
    <w:p>
      <w:r>
        <w:rPr>
          <w:rFonts w:ascii="Arial" w:hAnsi="Arial" w:eastAsia="Times New Roman" w:cs="Arial"/>
          <w:b/>
          <w:bCs/>
          <w:color w:val="202122"/>
          <w:sz w:val="21"/>
          <w:szCs w:val="21"/>
          <w:lang w:bidi="en-US" w:val="en-CA" w:eastAsia="en-CA"/>
        </w:rPr>
        <w:t>(</w:t>
      </w:r>
      <w:r>
        <w:rPr>
          <w:rFonts w:ascii="Arial" w:hAnsi="Arial" w:eastAsia="Times New Roman" w:cs="Arial"/>
          <w:b/>
          <w:bCs/>
          <w:color w:val="006CFF"/>
          <w:sz w:val="21"/>
          <w:szCs w:val="21"/>
          <w:lang w:bidi="en-US" w:val="en-CA" w:eastAsia="en-CA"/>
        </w:rPr>
        <w:t>light blue</w:t>
      </w:r>
      <w:r>
        <w:rPr>
          <w:rFonts w:ascii="Arial" w:hAnsi="Arial" w:eastAsia="Times New Roman" w:cs="Arial"/>
          <w:b/>
          <w:bCs/>
          <w:color w:val="202122"/>
          <w:sz w:val="21"/>
          <w:szCs w:val="21"/>
          <w:lang w:bidi="en-US" w:val="en-CA" w:eastAsia="en-CA"/>
        </w:rPr>
        <w:t> 1000–1965):</w:t>
      </w:r>
      <w:r>
        <w:rPr>
          <w:rFonts w:ascii="Arial" w:hAnsi="Arial" w:eastAsia="Times New Roman" w:cs="Arial"/>
          <w:color w:val="202122"/>
          <w:sz w:val="21"/>
          <w:szCs w:val="21"/>
          <w:lang w:bidi="en-US" w:val="en-CA" w:eastAsia="en-CA"/>
        </w:rPr>
        <w:t> Crowley and Lowery (2000). "Northern Hemisphere Temperature Reconstruction". </w:t>
      </w:r>
      <w:r>
        <w:rPr>
          <w:rFonts w:ascii="Arial" w:hAnsi="Arial" w:eastAsia="Times New Roman" w:cs="Arial"/>
          <w:i/>
          <w:iCs/>
          <w:color w:val="202122"/>
          <w:sz w:val="21"/>
          <w:szCs w:val="21"/>
          <w:lang w:bidi="en-US" w:val="en-CA" w:eastAsia="en-CA"/>
        </w:rPr>
        <w:t>Ambio</w:t>
      </w:r>
      <w:r>
        <w:rPr>
          <w:rFonts w:ascii="Arial" w:hAnsi="Arial" w:eastAsia="Times New Roman" w:cs="Arial"/>
          <w:color w:val="202122"/>
          <w:sz w:val="21"/>
          <w:szCs w:val="21"/>
          <w:lang w:bidi="en-US" w:val="en-CA" w:eastAsia="en-CA"/>
        </w:rPr>
        <w:t> </w:t>
      </w:r>
      <w:r>
        <w:rPr>
          <w:rFonts w:ascii="Arial" w:hAnsi="Arial" w:eastAsia="Times New Roman" w:cs="Arial"/>
          <w:b/>
          <w:bCs/>
          <w:color w:val="202122"/>
          <w:sz w:val="21"/>
          <w:szCs w:val="21"/>
          <w:lang w:bidi="en-US" w:val="en-CA" w:eastAsia="en-CA"/>
        </w:rPr>
        <w:t>29</w:t>
      </w:r>
      <w:r>
        <w:rPr>
          <w:rFonts w:ascii="Arial" w:hAnsi="Arial" w:eastAsia="Times New Roman" w:cs="Arial"/>
          <w:color w:val="202122"/>
          <w:sz w:val="21"/>
          <w:szCs w:val="21"/>
          <w:lang w:bidi="en-US" w:val="en-CA" w:eastAsia="en-CA"/>
        </w:rPr>
        <w:t>: 51-54. Modified as published in Crowley (2000). "Causes of Climate Change Over the Past 1000 Years". </w:t>
      </w:r>
      <w:r>
        <w:rPr>
          <w:rFonts w:ascii="Arial" w:hAnsi="Arial" w:eastAsia="Times New Roman" w:cs="Arial"/>
          <w:i/>
          <w:iCs/>
          <w:color w:val="202122"/>
          <w:sz w:val="21"/>
          <w:szCs w:val="21"/>
          <w:lang w:bidi="en-US" w:val="en-CA" w:eastAsia="en-CA"/>
        </w:rPr>
        <w:t>Science</w:t>
      </w:r>
      <w:r>
        <w:rPr>
          <w:rFonts w:ascii="Arial" w:hAnsi="Arial" w:eastAsia="Times New Roman" w:cs="Arial"/>
          <w:color w:val="202122"/>
          <w:sz w:val="21"/>
          <w:szCs w:val="21"/>
          <w:lang w:bidi="en-US" w:val="en-CA" w:eastAsia="en-CA"/>
        </w:rPr>
        <w:t> </w:t>
      </w:r>
      <w:r>
        <w:rPr>
          <w:rFonts w:ascii="Arial" w:hAnsi="Arial" w:eastAsia="Times New Roman" w:cs="Arial"/>
          <w:b/>
          <w:bCs/>
          <w:color w:val="202122"/>
          <w:sz w:val="21"/>
          <w:szCs w:val="21"/>
          <w:lang w:bidi="en-US" w:val="en-CA" w:eastAsia="en-CA"/>
        </w:rPr>
        <w:t>289</w:t>
      </w:r>
      <w:r>
        <w:rPr>
          <w:rFonts w:ascii="Arial" w:hAnsi="Arial" w:eastAsia="Times New Roman" w:cs="Arial"/>
          <w:color w:val="202122"/>
          <w:sz w:val="21"/>
          <w:szCs w:val="21"/>
          <w:lang w:bidi="en-US" w:val="en-CA" w:eastAsia="en-CA"/>
        </w:rPr>
        <w:t>: 270–277. </w:t>
      </w:r>
      <w:hyperlink r:id="rId3">
        <w:r>
          <w:rPr>
            <w:rFonts w:ascii="Arial" w:hAnsi="Arial" w:eastAsia="Times New Roman" w:cs="Arial"/>
            <w:color w:val="3366BB"/>
            <w:sz w:val="21"/>
            <w:szCs w:val="21"/>
            <w:u w:val="single"/>
            <w:lang w:bidi="en-US" w:val="en-CA" w:eastAsia="en-CA"/>
          </w:rPr>
          <w:t>doi</w:t>
        </w:r>
      </w:hyperlink>
      <w:r>
        <w:rPr>
          <w:rFonts w:ascii="Arial" w:hAnsi="Arial" w:eastAsia="Times New Roman" w:cs="Arial"/>
          <w:color w:val="202122"/>
          <w:sz w:val="21"/>
          <w:szCs w:val="21"/>
          <w:lang w:bidi="en-US" w:val="en-CA" w:eastAsia="en-CA"/>
        </w:rPr>
        <w:t>:</w:t>
      </w:r>
      <w:hyperlink r:id="rId4">
        <w:r>
          <w:rPr>
            <w:rFonts w:ascii="Arial" w:hAnsi="Arial" w:eastAsia="Times New Roman" w:cs="Arial"/>
            <w:color w:val="3366BB"/>
            <w:sz w:val="21"/>
            <w:szCs w:val="21"/>
            <w:u w:val="single"/>
            <w:lang w:bidi="en-US" w:val="en-CA" w:eastAsia="en-CA"/>
          </w:rPr>
          <w:t>10.1126/science.289.5477.270</w:t>
        </w:r>
      </w:hyperlink>
    </w:p>
    <w:p>
      <w:r>
        <w:rPr>
          <w:rFonts w:ascii="Arial" w:hAnsi="Arial" w:eastAsia="Times New Roman" w:cs="Arial"/>
          <w:b/>
          <w:bCs/>
          <w:color w:val="202122"/>
          <w:sz w:val="21"/>
          <w:szCs w:val="21"/>
          <w:lang w:bidi="en-US" w:val="en-CA" w:eastAsia="en-CA"/>
        </w:rPr>
        <w:t>(</w:t>
      </w:r>
      <w:r>
        <w:rPr>
          <w:rFonts w:ascii="Arial" w:hAnsi="Arial" w:eastAsia="Times New Roman" w:cs="Arial"/>
          <w:b/>
          <w:bCs/>
          <w:color w:val="00DDFF"/>
          <w:sz w:val="21"/>
          <w:szCs w:val="21"/>
          <w:lang w:bidi="en-US" w:val="en-CA" w:eastAsia="en-CA"/>
        </w:rPr>
        <w:t>lightest blue</w:t>
      </w:r>
      <w:r>
        <w:rPr>
          <w:rFonts w:ascii="Arial" w:hAnsi="Arial" w:eastAsia="Times New Roman" w:cs="Arial"/>
          <w:b/>
          <w:bCs/>
          <w:color w:val="202122"/>
          <w:sz w:val="21"/>
          <w:szCs w:val="21"/>
          <w:lang w:bidi="en-US" w:val="en-CA" w:eastAsia="en-CA"/>
        </w:rPr>
        <w:t> 1402–1960):</w:t>
      </w:r>
      <w:r>
        <w:rPr>
          <w:rFonts w:ascii="Arial" w:hAnsi="Arial" w:eastAsia="Times New Roman" w:cs="Arial"/>
          <w:color w:val="202122"/>
          <w:sz w:val="21"/>
          <w:szCs w:val="21"/>
          <w:lang w:bidi="en-US" w:val="en-CA" w:eastAsia="en-CA"/>
        </w:rPr>
        <w:t> K.R. Briffa, T.J. Osborn, F.H. Schweingruber, I.C. Harris, P.D. Jones, S.G. Shiyatov, S.G. and E.A. Vaganov (2001). "Low-frequency temperature variations from a northern tree-ring density network". </w:t>
      </w:r>
      <w:r>
        <w:rPr>
          <w:rFonts w:ascii="Arial" w:hAnsi="Arial" w:eastAsia="Times New Roman" w:cs="Arial"/>
          <w:i/>
          <w:iCs/>
          <w:color w:val="202122"/>
          <w:sz w:val="21"/>
          <w:szCs w:val="21"/>
          <w:lang w:bidi="en-US" w:val="en-CA" w:eastAsia="en-CA"/>
        </w:rPr>
        <w:t>J. Geophys. Res.</w:t>
      </w:r>
      <w:r>
        <w:rPr>
          <w:rFonts w:ascii="Arial" w:hAnsi="Arial" w:eastAsia="Times New Roman" w:cs="Arial"/>
          <w:color w:val="202122"/>
          <w:sz w:val="21"/>
          <w:szCs w:val="21"/>
          <w:lang w:bidi="en-US" w:val="en-CA" w:eastAsia="en-CA"/>
        </w:rPr>
        <w:t> </w:t>
      </w:r>
      <w:r>
        <w:rPr>
          <w:rFonts w:ascii="Arial" w:hAnsi="Arial" w:eastAsia="Times New Roman" w:cs="Arial"/>
          <w:b/>
          <w:bCs/>
          <w:color w:val="202122"/>
          <w:sz w:val="21"/>
          <w:szCs w:val="21"/>
          <w:lang w:bidi="en-US" w:val="en-CA" w:eastAsia="en-CA"/>
        </w:rPr>
        <w:t>106</w:t>
      </w:r>
      <w:r>
        <w:rPr>
          <w:rFonts w:ascii="Arial" w:hAnsi="Arial" w:eastAsia="Times New Roman" w:cs="Arial"/>
          <w:color w:val="202122"/>
          <w:sz w:val="21"/>
          <w:szCs w:val="21"/>
          <w:lang w:bidi="en-US" w:val="en-CA" w:eastAsia="en-CA"/>
        </w:rPr>
        <w:t>: 2929–2941.</w:t>
      </w:r>
    </w:p>
    <w:p>
      <w:r>
        <w:rPr>
          <w:rFonts w:cs="Arial" w:eastAsia="Times New Roman" w:ascii="Arial" w:hAnsi="Arial"/>
          <w:b/>
          <w:bCs/>
          <w:color w:val="202122"/>
          <w:sz w:val="21"/>
          <w:szCs w:val="21"/>
          <w:lang w:bidi="en-US" w:eastAsia="en-CA" w:val="en-CA"/>
        </w:rPr>
        <w:t>(</w:t>
      </w:r>
      <w:r>
        <w:rPr>
          <w:rFonts w:cs="Arial" w:eastAsia="Times New Roman" w:ascii="Arial" w:hAnsi="Arial"/>
          <w:b/>
          <w:bCs/>
          <w:color w:val="4FFFBF"/>
          <w:sz w:val="21"/>
          <w:szCs w:val="21"/>
          <w:lang w:bidi="en-US" w:eastAsia="en-CA" w:val="en-CA"/>
        </w:rPr>
        <w:t>light turquoise</w:t>
      </w:r>
      <w:r>
        <w:rPr>
          <w:rFonts w:cs="Arial" w:eastAsia="Times New Roman" w:ascii="Arial" w:hAnsi="Arial"/>
          <w:b/>
          <w:bCs/>
          <w:color w:val="202122"/>
          <w:sz w:val="21"/>
          <w:szCs w:val="21"/>
          <w:lang w:bidi="en-US" w:eastAsia="en-CA" w:val="en-CA"/>
        </w:rPr>
        <w:t> 831–1992):</w:t>
      </w:r>
      <w:r>
        <w:rPr>
          <w:rFonts w:cs="Arial" w:eastAsia="Times New Roman" w:ascii="Arial" w:hAnsi="Arial"/>
          <w:color w:val="202122"/>
          <w:sz w:val="21"/>
          <w:szCs w:val="21"/>
          <w:lang w:bidi="en-US" w:eastAsia="en-CA" w:val="en-CA"/>
        </w:rPr>
        <w:t> J. Esper, E.R. Cook, and F.H. Schweingruber (2002). "Low-Frequency Signals in Long Tree-Ring Chronologies for Reconstructing Past Temperature Variability". </w:t>
      </w:r>
      <w:r>
        <w:rPr>
          <w:rFonts w:cs="Arial" w:eastAsia="Times New Roman" w:ascii="Arial" w:hAnsi="Arial"/>
          <w:i/>
          <w:iCs/>
          <w:color w:val="202122"/>
          <w:sz w:val="21"/>
          <w:szCs w:val="21"/>
          <w:lang w:bidi="en-US" w:eastAsia="en-CA" w:val="en-CA"/>
        </w:rPr>
        <w:t>Science</w:t>
      </w:r>
      <w:r>
        <w:rPr>
          <w:rFonts w:cs="Arial" w:eastAsia="Times New Roman" w:ascii="Arial" w:hAnsi="Arial"/>
          <w:color w:val="202122"/>
          <w:sz w:val="21"/>
          <w:szCs w:val="21"/>
          <w:lang w:bidi="en-US" w:eastAsia="en-CA" w:val="en-CA"/>
        </w:rPr>
        <w:t> </w:t>
      </w:r>
      <w:r>
        <w:rPr>
          <w:rFonts w:cs="Arial" w:eastAsia="Times New Roman" w:ascii="Arial" w:hAnsi="Arial"/>
          <w:b/>
          <w:bCs/>
          <w:color w:val="202122"/>
          <w:sz w:val="21"/>
          <w:szCs w:val="21"/>
          <w:lang w:bidi="en-US" w:eastAsia="en-CA" w:val="en-CA"/>
        </w:rPr>
        <w:t>295</w:t>
      </w:r>
      <w:r>
        <w:rPr>
          <w:rFonts w:cs="Arial" w:eastAsia="Times New Roman" w:ascii="Arial" w:hAnsi="Arial"/>
          <w:color w:val="202122"/>
          <w:sz w:val="21"/>
          <w:szCs w:val="21"/>
          <w:lang w:bidi="en-US" w:eastAsia="en-CA" w:val="en-CA"/>
        </w:rPr>
        <w:t> (5563): 2250–2253. </w:t>
      </w:r>
      <w:hyperlink r:id="rId5">
        <w:r>
          <w:rPr>
            <w:rFonts w:cs="Arial" w:eastAsia="Times New Roman" w:ascii="Arial" w:hAnsi="Arial"/>
            <w:color w:val="3366BB"/>
            <w:sz w:val="21"/>
            <w:szCs w:val="21"/>
            <w:u w:val="single"/>
            <w:lang w:bidi="en-US" w:eastAsia="en-CA" w:val="en-CA"/>
          </w:rPr>
          <w:t>doi</w:t>
        </w:r>
      </w:hyperlink>
      <w:r>
        <w:rPr>
          <w:rFonts w:cs="Arial" w:eastAsia="Times New Roman" w:ascii="Arial" w:hAnsi="Arial"/>
          <w:color w:val="202122"/>
          <w:sz w:val="21"/>
          <w:szCs w:val="21"/>
          <w:lang w:bidi="en-US" w:eastAsia="en-CA" w:val="en-CA"/>
        </w:rPr>
        <w:t>:</w:t>
      </w:r>
      <w:hyperlink r:id="rId6">
        <w:r>
          <w:rPr>
            <w:rFonts w:cs="Arial" w:eastAsia="Times New Roman" w:ascii="Arial" w:hAnsi="Arial"/>
            <w:color w:val="3366BB"/>
            <w:sz w:val="21"/>
            <w:szCs w:val="21"/>
            <w:u w:val="single"/>
            <w:lang w:bidi="en-US" w:eastAsia="en-CA" w:val="en-CA"/>
          </w:rPr>
          <w:t>10.1126/science.1066208</w:t>
        </w:r>
      </w:hyperlink>
      <w:r>
        <w:rPr>
          <w:rFonts w:cs="Arial" w:eastAsia="Times New Roman" w:ascii="Arial" w:hAnsi="Arial"/>
          <w:color w:val="202122"/>
          <w:sz w:val="21"/>
          <w:szCs w:val="21"/>
          <w:lang w:bidi="en-US" w:eastAsia="en-CA" w:val="en-CA"/>
        </w:rPr>
        <w:t>.</w:t>
      </w:r>
    </w:p>
    <w:p>
      <w:r>
        <w:rPr>
          <w:rFonts w:cs="Arial" w:eastAsia="Times New Roman" w:ascii="Arial" w:hAnsi="Arial"/>
          <w:b/>
          <w:bCs/>
          <w:color w:val="202122"/>
          <w:sz w:val="21"/>
          <w:szCs w:val="21"/>
          <w:lang w:bidi="en-US" w:eastAsia="en-CA" w:val="en-CA"/>
        </w:rPr>
        <w:t>(</w:t>
      </w:r>
      <w:r>
        <w:rPr>
          <w:rFonts w:cs="Arial" w:eastAsia="Times New Roman" w:ascii="Arial" w:hAnsi="Arial"/>
          <w:b/>
          <w:bCs/>
          <w:color w:val="C0FF4E"/>
          <w:sz w:val="21"/>
          <w:szCs w:val="21"/>
          <w:lang w:bidi="en-US" w:eastAsia="en-CA" w:val="en-CA"/>
        </w:rPr>
        <w:t>green</w:t>
      </w:r>
      <w:r>
        <w:rPr>
          <w:rFonts w:cs="Arial" w:eastAsia="Times New Roman" w:ascii="Arial" w:hAnsi="Arial"/>
          <w:b/>
          <w:bCs/>
          <w:color w:val="202122"/>
          <w:sz w:val="21"/>
          <w:szCs w:val="21"/>
          <w:lang w:bidi="en-US" w:eastAsia="en-CA" w:val="en-CA"/>
        </w:rPr>
        <w:t> 200–1980):</w:t>
      </w:r>
      <w:r>
        <w:rPr>
          <w:rFonts w:cs="Arial" w:eastAsia="Times New Roman" w:ascii="Arial" w:hAnsi="Arial"/>
          <w:color w:val="202122"/>
          <w:sz w:val="21"/>
          <w:szCs w:val="21"/>
          <w:lang w:bidi="en-US" w:eastAsia="en-CA" w:val="en-CA"/>
        </w:rPr>
        <w:t> M.E. Mann and P.D. Jones (2003). "Global Surface Temperatures over the Past Two Millennia". </w:t>
      </w:r>
      <w:r>
        <w:rPr>
          <w:rFonts w:cs="Arial" w:eastAsia="Times New Roman" w:ascii="Arial" w:hAnsi="Arial"/>
          <w:i/>
          <w:iCs/>
          <w:color w:val="202122"/>
          <w:sz w:val="21"/>
          <w:szCs w:val="21"/>
          <w:lang w:bidi="en-US" w:eastAsia="en-CA" w:val="en-CA"/>
        </w:rPr>
        <w:t>Geophysical Research Letters</w:t>
      </w:r>
      <w:r>
        <w:rPr>
          <w:rFonts w:cs="Arial" w:eastAsia="Times New Roman" w:ascii="Arial" w:hAnsi="Arial"/>
          <w:color w:val="202122"/>
          <w:sz w:val="21"/>
          <w:szCs w:val="21"/>
          <w:lang w:bidi="en-US" w:eastAsia="en-CA" w:val="en-CA"/>
        </w:rPr>
        <w:t> </w:t>
      </w:r>
      <w:r>
        <w:rPr>
          <w:rFonts w:cs="Arial" w:eastAsia="Times New Roman" w:ascii="Arial" w:hAnsi="Arial"/>
          <w:b/>
          <w:bCs/>
          <w:color w:val="202122"/>
          <w:sz w:val="21"/>
          <w:szCs w:val="21"/>
          <w:lang w:bidi="en-US" w:eastAsia="en-CA" w:val="en-CA"/>
        </w:rPr>
        <w:t>30</w:t>
      </w:r>
      <w:r>
        <w:rPr>
          <w:rFonts w:cs="Arial" w:eastAsia="Times New Roman" w:ascii="Arial" w:hAnsi="Arial"/>
          <w:color w:val="202122"/>
          <w:sz w:val="21"/>
          <w:szCs w:val="21"/>
          <w:lang w:bidi="en-US" w:eastAsia="en-CA" w:val="en-CA"/>
        </w:rPr>
        <w:t> (15): 1820. </w:t>
      </w:r>
      <w:hyperlink r:id="rId7">
        <w:r>
          <w:rPr>
            <w:rFonts w:cs="Arial" w:eastAsia="Times New Roman" w:ascii="Arial" w:hAnsi="Arial"/>
            <w:color w:val="3366BB"/>
            <w:sz w:val="21"/>
            <w:szCs w:val="21"/>
            <w:u w:val="single"/>
            <w:lang w:bidi="en-US" w:eastAsia="en-CA" w:val="en-CA"/>
          </w:rPr>
          <w:t>doi</w:t>
        </w:r>
      </w:hyperlink>
      <w:r>
        <w:rPr>
          <w:rFonts w:cs="Arial" w:eastAsia="Times New Roman" w:ascii="Arial" w:hAnsi="Arial"/>
          <w:color w:val="202122"/>
          <w:sz w:val="21"/>
          <w:szCs w:val="21"/>
          <w:lang w:bidi="en-US" w:eastAsia="en-CA" w:val="en-CA"/>
        </w:rPr>
        <w:t>:</w:t>
      </w:r>
      <w:hyperlink r:id="rId8">
        <w:r>
          <w:rPr>
            <w:rFonts w:cs="Arial" w:eastAsia="Times New Roman" w:ascii="Arial" w:hAnsi="Arial"/>
            <w:color w:val="3366BB"/>
            <w:sz w:val="21"/>
            <w:szCs w:val="21"/>
            <w:u w:val="single"/>
            <w:lang w:bidi="en-US" w:eastAsia="en-CA" w:val="en-CA"/>
          </w:rPr>
          <w:t>10.1029/2003GL017814</w:t>
        </w:r>
      </w:hyperlink>
      <w:r>
        <w:rPr>
          <w:rFonts w:cs="Arial" w:eastAsia="Times New Roman" w:ascii="Arial" w:hAnsi="Arial"/>
          <w:color w:val="202122"/>
          <w:sz w:val="21"/>
          <w:szCs w:val="21"/>
          <w:lang w:bidi="en-US" w:eastAsia="en-CA" w:val="en-CA"/>
        </w:rPr>
        <w:t>.</w:t>
      </w:r>
    </w:p>
    <w:p>
      <w:r>
        <w:rPr>
          <w:rFonts w:cs="Arial" w:eastAsia="Times New Roman" w:ascii="Arial" w:hAnsi="Arial"/>
          <w:b/>
          <w:bCs/>
          <w:color w:val="202122"/>
          <w:sz w:val="21"/>
          <w:szCs w:val="21"/>
          <w:lang w:bidi="en-US" w:eastAsia="en-CA" w:val="en-CA"/>
        </w:rPr>
        <w:t>(</w:t>
      </w:r>
      <w:r>
        <w:rPr>
          <w:rFonts w:cs="Arial" w:eastAsia="Times New Roman" w:ascii="Arial" w:hAnsi="Arial"/>
          <w:b/>
          <w:bCs/>
          <w:color w:val="FFDB00"/>
          <w:sz w:val="21"/>
          <w:szCs w:val="21"/>
          <w:lang w:bidi="en-US" w:eastAsia="en-CA" w:val="en-CA"/>
        </w:rPr>
        <w:t>yellow</w:t>
      </w:r>
      <w:r>
        <w:rPr>
          <w:rFonts w:cs="Arial" w:eastAsia="Times New Roman" w:ascii="Arial" w:hAnsi="Arial"/>
          <w:b/>
          <w:bCs/>
          <w:color w:val="202122"/>
          <w:sz w:val="21"/>
          <w:szCs w:val="21"/>
          <w:lang w:bidi="en-US" w:eastAsia="en-CA" w:val="en-CA"/>
        </w:rPr>
        <w:t> 200–1995):</w:t>
      </w:r>
      <w:r>
        <w:rPr>
          <w:rFonts w:cs="Arial" w:eastAsia="Times New Roman" w:ascii="Arial" w:hAnsi="Arial"/>
          <w:color w:val="202122"/>
          <w:sz w:val="21"/>
          <w:szCs w:val="21"/>
          <w:lang w:bidi="en-US" w:eastAsia="en-CA" w:val="en-CA"/>
        </w:rPr>
        <w:t> P.D. Jones and M.E. Mann (2004). "Climate Over Past Millennia". </w:t>
      </w:r>
      <w:r>
        <w:rPr>
          <w:rFonts w:cs="Arial" w:eastAsia="Times New Roman" w:ascii="Arial" w:hAnsi="Arial"/>
          <w:i/>
          <w:iCs/>
          <w:color w:val="202122"/>
          <w:sz w:val="21"/>
          <w:szCs w:val="21"/>
          <w:lang w:bidi="en-US" w:eastAsia="en-CA" w:val="en-CA"/>
        </w:rPr>
        <w:t>Reviews of Geophysics</w:t>
      </w:r>
      <w:r>
        <w:rPr>
          <w:rFonts w:cs="Arial" w:eastAsia="Times New Roman" w:ascii="Arial" w:hAnsi="Arial"/>
          <w:color w:val="202122"/>
          <w:sz w:val="21"/>
          <w:szCs w:val="21"/>
          <w:lang w:bidi="en-US" w:eastAsia="en-CA" w:val="en-CA"/>
        </w:rPr>
        <w:t> </w:t>
      </w:r>
      <w:r>
        <w:rPr>
          <w:rFonts w:cs="Arial" w:eastAsia="Times New Roman" w:ascii="Arial" w:hAnsi="Arial"/>
          <w:b/>
          <w:bCs/>
          <w:color w:val="202122"/>
          <w:sz w:val="21"/>
          <w:szCs w:val="21"/>
          <w:lang w:bidi="en-US" w:eastAsia="en-CA" w:val="en-CA"/>
        </w:rPr>
        <w:t>42</w:t>
      </w:r>
      <w:r>
        <w:rPr>
          <w:rFonts w:cs="Arial" w:eastAsia="Times New Roman" w:ascii="Arial" w:hAnsi="Arial"/>
          <w:color w:val="202122"/>
          <w:sz w:val="21"/>
          <w:szCs w:val="21"/>
          <w:lang w:bidi="en-US" w:eastAsia="en-CA" w:val="en-CA"/>
        </w:rPr>
        <w:t>: RG2002. </w:t>
      </w:r>
      <w:hyperlink r:id="rId9">
        <w:r>
          <w:rPr>
            <w:rFonts w:cs="Arial" w:eastAsia="Times New Roman" w:ascii="Arial" w:hAnsi="Arial"/>
            <w:color w:val="3366BB"/>
            <w:sz w:val="21"/>
            <w:szCs w:val="21"/>
            <w:u w:val="single"/>
            <w:lang w:bidi="en-US" w:eastAsia="en-CA" w:val="en-CA"/>
          </w:rPr>
          <w:t>doi</w:t>
        </w:r>
      </w:hyperlink>
      <w:r>
        <w:rPr>
          <w:rFonts w:cs="Arial" w:eastAsia="Times New Roman" w:ascii="Arial" w:hAnsi="Arial"/>
          <w:color w:val="202122"/>
          <w:sz w:val="21"/>
          <w:szCs w:val="21"/>
          <w:lang w:bidi="en-US" w:eastAsia="en-CA" w:val="en-CA"/>
        </w:rPr>
        <w:t>:</w:t>
      </w:r>
      <w:hyperlink r:id="rId10">
        <w:r>
          <w:rPr>
            <w:rFonts w:cs="Arial" w:eastAsia="Times New Roman" w:ascii="Arial" w:hAnsi="Arial"/>
            <w:color w:val="3366BB"/>
            <w:sz w:val="21"/>
            <w:szCs w:val="21"/>
            <w:u w:val="single"/>
            <w:lang w:bidi="en-US" w:eastAsia="en-CA" w:val="en-CA"/>
          </w:rPr>
          <w:t>10.1029/2003RG000143</w:t>
        </w:r>
      </w:hyperlink>
    </w:p>
    <w:p>
      <w:r>
        <w:rPr>
          <w:rFonts w:cs="Arial" w:eastAsia="Times New Roman" w:ascii="Arial" w:hAnsi="Arial"/>
          <w:b/>
          <w:bCs/>
          <w:color w:val="202122"/>
          <w:sz w:val="21"/>
          <w:szCs w:val="21"/>
          <w:lang w:bidi="en-US" w:eastAsia="en-CA" w:val="en-CA"/>
        </w:rPr>
        <w:t>(</w:t>
      </w:r>
      <w:r>
        <w:rPr>
          <w:rFonts w:cs="Arial" w:eastAsia="Times New Roman" w:ascii="Arial" w:hAnsi="Arial"/>
          <w:b/>
          <w:bCs/>
          <w:color w:val="FF6A00"/>
          <w:sz w:val="21"/>
          <w:szCs w:val="21"/>
          <w:lang w:bidi="en-US" w:eastAsia="en-CA" w:val="en-CA"/>
        </w:rPr>
        <w:t>orange</w:t>
      </w:r>
      <w:r>
        <w:rPr>
          <w:rFonts w:cs="Arial" w:eastAsia="Times New Roman" w:ascii="Arial" w:hAnsi="Arial"/>
          <w:b/>
          <w:bCs/>
          <w:color w:val="202122"/>
          <w:sz w:val="21"/>
          <w:szCs w:val="21"/>
          <w:lang w:bidi="en-US" w:eastAsia="en-CA" w:val="en-CA"/>
        </w:rPr>
        <w:t> 1500–1980):</w:t>
      </w:r>
      <w:r>
        <w:rPr>
          <w:rFonts w:cs="Arial" w:eastAsia="Times New Roman" w:ascii="Arial" w:hAnsi="Arial"/>
          <w:color w:val="202122"/>
          <w:sz w:val="21"/>
          <w:szCs w:val="21"/>
          <w:lang w:bidi="en-US" w:eastAsia="en-CA" w:val="en-CA"/>
        </w:rPr>
        <w:t> S. Huang (2004). "Merging Information from Different Resources for New Insights into Climate Change in the Past and Future". </w:t>
      </w:r>
      <w:r>
        <w:rPr>
          <w:rFonts w:cs="Arial" w:eastAsia="Times New Roman" w:ascii="Arial" w:hAnsi="Arial"/>
          <w:i/>
          <w:iCs/>
          <w:color w:val="202122"/>
          <w:sz w:val="21"/>
          <w:szCs w:val="21"/>
          <w:lang w:bidi="en-US" w:eastAsia="en-CA" w:val="en-CA"/>
        </w:rPr>
        <w:t>Geophys. Res Lett.</w:t>
      </w:r>
      <w:r>
        <w:rPr>
          <w:rFonts w:cs="Arial" w:eastAsia="Times New Roman" w:ascii="Arial" w:hAnsi="Arial"/>
          <w:color w:val="202122"/>
          <w:sz w:val="21"/>
          <w:szCs w:val="21"/>
          <w:lang w:bidi="en-US" w:eastAsia="en-CA" w:val="en-CA"/>
        </w:rPr>
        <w:t> </w:t>
      </w:r>
      <w:r>
        <w:rPr>
          <w:rFonts w:cs="Arial" w:eastAsia="Times New Roman" w:ascii="Arial" w:hAnsi="Arial"/>
          <w:b/>
          <w:bCs/>
          <w:color w:val="202122"/>
          <w:sz w:val="21"/>
          <w:szCs w:val="21"/>
          <w:lang w:bidi="en-US" w:eastAsia="en-CA" w:val="en-CA"/>
        </w:rPr>
        <w:t>31</w:t>
      </w:r>
      <w:r>
        <w:rPr>
          <w:rFonts w:cs="Arial" w:eastAsia="Times New Roman" w:ascii="Arial" w:hAnsi="Arial"/>
          <w:color w:val="202122"/>
          <w:sz w:val="21"/>
          <w:szCs w:val="21"/>
          <w:lang w:bidi="en-US" w:eastAsia="en-CA" w:val="en-CA"/>
        </w:rPr>
        <w:t>: L13205. </w:t>
      </w:r>
      <w:hyperlink r:id="rId11">
        <w:r>
          <w:rPr>
            <w:rFonts w:cs="Arial" w:eastAsia="Times New Roman" w:ascii="Arial" w:hAnsi="Arial"/>
            <w:color w:val="3366BB"/>
            <w:sz w:val="21"/>
            <w:szCs w:val="21"/>
            <w:u w:val="single"/>
            <w:lang w:bidi="en-US" w:eastAsia="en-CA" w:val="en-CA"/>
          </w:rPr>
          <w:t>doi</w:t>
        </w:r>
      </w:hyperlink>
      <w:r>
        <w:rPr>
          <w:rFonts w:cs="Arial" w:eastAsia="Times New Roman" w:ascii="Arial" w:hAnsi="Arial"/>
          <w:color w:val="202122"/>
          <w:sz w:val="21"/>
          <w:szCs w:val="21"/>
          <w:lang w:bidi="en-US" w:eastAsia="en-CA" w:val="en-CA"/>
        </w:rPr>
        <w:t>:</w:t>
      </w:r>
      <w:hyperlink r:id="rId12">
        <w:r>
          <w:rPr>
            <w:rFonts w:cs="Arial" w:eastAsia="Times New Roman" w:ascii="Arial" w:hAnsi="Arial"/>
            <w:color w:val="3366BB"/>
            <w:sz w:val="21"/>
            <w:szCs w:val="21"/>
            <w:u w:val="single"/>
            <w:lang w:bidi="en-US" w:eastAsia="en-CA" w:val="en-CA"/>
          </w:rPr>
          <w:t>10.1029/2004GL019781</w:t>
        </w:r>
      </w:hyperlink>
    </w:p>
    <w:p>
      <w:r>
        <w:rPr>
          <w:rFonts w:cs="Arial" w:eastAsia="Times New Roman" w:ascii="Arial" w:hAnsi="Arial"/>
          <w:b/>
          <w:bCs/>
          <w:color w:val="202122"/>
          <w:sz w:val="21"/>
          <w:szCs w:val="21"/>
          <w:lang w:bidi="en-US" w:eastAsia="en-CA" w:val="en-CA"/>
        </w:rPr>
        <w:t>(</w:t>
      </w:r>
      <w:r>
        <w:rPr>
          <w:rFonts w:cs="Arial" w:eastAsia="Times New Roman" w:ascii="Arial" w:hAnsi="Arial"/>
          <w:b/>
          <w:bCs/>
          <w:color w:val="D70000"/>
          <w:sz w:val="21"/>
          <w:szCs w:val="21"/>
          <w:lang w:bidi="en-US" w:eastAsia="en-CA" w:val="en-CA"/>
        </w:rPr>
        <w:t>red</w:t>
      </w:r>
      <w:r>
        <w:rPr>
          <w:rFonts w:cs="Arial" w:eastAsia="Times New Roman" w:ascii="Arial" w:hAnsi="Arial"/>
          <w:b/>
          <w:bCs/>
          <w:color w:val="202122"/>
          <w:sz w:val="21"/>
          <w:szCs w:val="21"/>
          <w:lang w:bidi="en-US" w:eastAsia="en-CA" w:val="en-CA"/>
        </w:rPr>
        <w:t> 1–1979):</w:t>
      </w:r>
      <w:r>
        <w:rPr>
          <w:rFonts w:cs="Arial" w:eastAsia="Times New Roman" w:ascii="Arial" w:hAnsi="Arial"/>
          <w:color w:val="202122"/>
          <w:sz w:val="21"/>
          <w:szCs w:val="21"/>
          <w:lang w:bidi="en-US" w:eastAsia="en-CA" w:val="en-CA"/>
        </w:rPr>
        <w:t> A. Moberg, D.M. Sonechkin, K. Holmgren, N.M. Datsenko and W. Karlén (2005). "Highly variable Northern Hemisphere temperatures reconstructed from low- and high-resolution proxy data". </w:t>
      </w:r>
      <w:r>
        <w:rPr>
          <w:rFonts w:cs="Arial" w:eastAsia="Times New Roman" w:ascii="Arial" w:hAnsi="Arial"/>
          <w:i/>
          <w:iCs/>
          <w:color w:val="202122"/>
          <w:sz w:val="21"/>
          <w:szCs w:val="21"/>
          <w:lang w:bidi="en-US" w:eastAsia="en-CA" w:val="en-CA"/>
        </w:rPr>
        <w:t>Nature</w:t>
      </w:r>
      <w:r>
        <w:rPr>
          <w:rFonts w:cs="Arial" w:eastAsia="Times New Roman" w:ascii="Arial" w:hAnsi="Arial"/>
          <w:color w:val="202122"/>
          <w:sz w:val="21"/>
          <w:szCs w:val="21"/>
          <w:lang w:bidi="en-US" w:eastAsia="en-CA" w:val="en-CA"/>
        </w:rPr>
        <w:t> </w:t>
      </w:r>
      <w:r>
        <w:rPr>
          <w:rFonts w:cs="Arial" w:eastAsia="Times New Roman" w:ascii="Arial" w:hAnsi="Arial"/>
          <w:b/>
          <w:bCs/>
          <w:color w:val="202122"/>
          <w:sz w:val="21"/>
          <w:szCs w:val="21"/>
          <w:lang w:bidi="en-US" w:eastAsia="en-CA" w:val="en-CA"/>
        </w:rPr>
        <w:t>443</w:t>
      </w:r>
      <w:r>
        <w:rPr>
          <w:rFonts w:cs="Arial" w:eastAsia="Times New Roman" w:ascii="Arial" w:hAnsi="Arial"/>
          <w:color w:val="202122"/>
          <w:sz w:val="21"/>
          <w:szCs w:val="21"/>
          <w:lang w:bidi="en-US" w:eastAsia="en-CA" w:val="en-CA"/>
        </w:rPr>
        <w:t>: 613–617. </w:t>
      </w:r>
      <w:hyperlink r:id="rId13">
        <w:r>
          <w:rPr>
            <w:rFonts w:cs="Arial" w:eastAsia="Times New Roman" w:ascii="Arial" w:hAnsi="Arial"/>
            <w:color w:val="3366BB"/>
            <w:sz w:val="21"/>
            <w:szCs w:val="21"/>
            <w:u w:val="single"/>
            <w:lang w:bidi="en-US" w:eastAsia="en-CA" w:val="en-CA"/>
          </w:rPr>
          <w:t>doi</w:t>
        </w:r>
      </w:hyperlink>
      <w:r>
        <w:rPr>
          <w:rFonts w:cs="Arial" w:eastAsia="Times New Roman" w:ascii="Arial" w:hAnsi="Arial"/>
          <w:color w:val="202122"/>
          <w:sz w:val="21"/>
          <w:szCs w:val="21"/>
          <w:lang w:bidi="en-US" w:eastAsia="en-CA" w:val="en-CA"/>
        </w:rPr>
        <w:t>:</w:t>
      </w:r>
      <w:hyperlink r:id="rId14">
        <w:r>
          <w:rPr>
            <w:rFonts w:cs="Arial" w:eastAsia="Times New Roman" w:ascii="Arial" w:hAnsi="Arial"/>
            <w:color w:val="3366BB"/>
            <w:sz w:val="21"/>
            <w:szCs w:val="21"/>
            <w:u w:val="single"/>
            <w:lang w:bidi="en-US" w:eastAsia="en-CA" w:val="en-CA"/>
          </w:rPr>
          <w:t>10.1038/nature03265</w:t>
        </w:r>
      </w:hyperlink>
    </w:p>
    <w:p>
      <w:r>
        <w:rPr>
          <w:rFonts w:eastAsia="Times New Roman" w:cs="Arial" w:ascii="Arial" w:hAnsi="Arial"/>
          <w:b/>
          <w:bCs/>
          <w:color w:val="202122"/>
          <w:sz w:val="21"/>
          <w:szCs w:val="21"/>
          <w:lang w:bidi="en-US" w:val="es-ES" w:eastAsia="en-CA"/>
        </w:rPr>
        <w:t>(</w:t>
      </w:r>
      <w:r>
        <w:rPr>
          <w:rFonts w:eastAsia="Times New Roman" w:cs="Arial" w:ascii="Arial" w:hAnsi="Arial"/>
          <w:b/>
          <w:bCs/>
          <w:color w:val="870000"/>
          <w:sz w:val="21"/>
          <w:szCs w:val="21"/>
          <w:lang w:bidi="en-US" w:val="es-ES" w:eastAsia="en-CA"/>
        </w:rPr>
        <w:t>dark red</w:t>
      </w:r>
      <w:r>
        <w:rPr>
          <w:rFonts w:eastAsia="Times New Roman" w:cs="Arial" w:ascii="Arial" w:hAnsi="Arial"/>
          <w:b/>
          <w:bCs/>
          <w:color w:val="202122"/>
          <w:sz w:val="21"/>
          <w:szCs w:val="21"/>
          <w:lang w:bidi="en-US" w:val="es-ES" w:eastAsia="en-CA"/>
        </w:rPr>
        <w:t> 1600–1990):</w:t>
      </w:r>
      <w:r>
        <w:rPr>
          <w:rFonts w:eastAsia="Times New Roman" w:cs="Arial" w:ascii="Arial" w:hAnsi="Arial"/>
          <w:color w:val="202122"/>
          <w:sz w:val="21"/>
          <w:szCs w:val="21"/>
          <w:lang w:bidi="en-US" w:val="es-ES" w:eastAsia="en-CA"/>
        </w:rPr>
        <w:t xml:space="preserve"> J.H. Oerlemans (2005). </w:t>
      </w:r>
      <w:r>
        <w:rPr>
          <w:rFonts w:eastAsia="Times New Roman" w:cs="Arial" w:ascii="Arial" w:hAnsi="Arial"/>
          <w:color w:val="202122"/>
          <w:sz w:val="21"/>
          <w:szCs w:val="21"/>
          <w:lang w:bidi="en-US" w:eastAsia="en-CA" w:val="en-CA"/>
        </w:rPr>
        <w:t>"Extracting a Climate Signal from 169 Glacier Records". </w:t>
      </w:r>
      <w:r>
        <w:rPr>
          <w:rFonts w:eastAsia="Times New Roman" w:cs="Arial" w:ascii="Arial" w:hAnsi="Arial"/>
          <w:i/>
          <w:iCs/>
          <w:color w:val="202122"/>
          <w:sz w:val="21"/>
          <w:szCs w:val="21"/>
          <w:lang w:bidi="en-US" w:eastAsia="en-CA" w:val="en-CA"/>
        </w:rPr>
        <w:t>Science</w:t>
      </w:r>
      <w:r>
        <w:rPr>
          <w:rFonts w:eastAsia="Times New Roman" w:cs="Arial" w:ascii="Arial" w:hAnsi="Arial"/>
          <w:color w:val="202122"/>
          <w:sz w:val="21"/>
          <w:szCs w:val="21"/>
          <w:lang w:bidi="en-US" w:eastAsia="en-CA" w:val="en-CA"/>
        </w:rPr>
        <w:t> </w:t>
      </w:r>
      <w:r>
        <w:rPr>
          <w:rFonts w:eastAsia="Times New Roman" w:cs="Arial" w:ascii="Arial" w:hAnsi="Arial"/>
          <w:b/>
          <w:bCs/>
          <w:color w:val="202122"/>
          <w:sz w:val="21"/>
          <w:szCs w:val="21"/>
          <w:lang w:bidi="en-US" w:eastAsia="en-CA" w:val="en-CA"/>
        </w:rPr>
        <w:t>308</w:t>
      </w:r>
      <w:r>
        <w:rPr>
          <w:rFonts w:eastAsia="Times New Roman" w:cs="Arial" w:ascii="Arial" w:hAnsi="Arial"/>
          <w:color w:val="202122"/>
          <w:sz w:val="21"/>
          <w:szCs w:val="21"/>
          <w:lang w:bidi="en-US" w:eastAsia="en-CA" w:val="en-CA"/>
        </w:rPr>
        <w:t>: 675–677. </w:t>
      </w:r>
      <w:hyperlink r:id="rId15">
        <w:r>
          <w:rPr>
            <w:rFonts w:eastAsia="Times New Roman" w:cs="Arial" w:ascii="Arial" w:hAnsi="Arial"/>
            <w:color w:val="3366BB"/>
            <w:sz w:val="21"/>
            <w:szCs w:val="21"/>
            <w:u w:val="single"/>
            <w:lang w:bidi="en-US" w:eastAsia="en-CA" w:val="en-CA"/>
          </w:rPr>
          <w:t>doi</w:t>
        </w:r>
      </w:hyperlink>
      <w:r>
        <w:rPr>
          <w:rFonts w:eastAsia="Times New Roman" w:cs="Arial" w:ascii="Arial" w:hAnsi="Arial"/>
          <w:color w:val="202122"/>
          <w:sz w:val="21"/>
          <w:szCs w:val="21"/>
          <w:lang w:bidi="en-US" w:eastAsia="en-CA" w:val="en-CA"/>
        </w:rPr>
        <w:t>:</w:t>
      </w:r>
      <w:hyperlink r:id="rId16">
        <w:r>
          <w:rPr>
            <w:rFonts w:eastAsia="Times New Roman" w:cs="Arial" w:ascii="Arial" w:hAnsi="Arial"/>
            <w:color w:val="3366BB"/>
            <w:sz w:val="21"/>
            <w:szCs w:val="21"/>
            <w:u w:val="single"/>
            <w:lang w:bidi="en-US" w:eastAsia="en-CA" w:val="en-CA"/>
          </w:rPr>
          <w:t>10.1126/science.1107046</w:t>
        </w:r>
      </w:hyperlink>
    </w:p>
    <w:p>
      <w:r>
        <w:rPr>
          <w:rFonts w:cs="Arial" w:ascii="Arial" w:hAnsi="Arial" w:eastAsia="Times New Roman"/>
          <w:b/>
          <w:bCs/>
          <w:color w:val="202122"/>
          <w:sz w:val="21"/>
          <w:szCs w:val="21"/>
          <w:lang w:bidi="en-US" w:val="en-CA" w:eastAsia="en-CA"/>
        </w:rPr>
        <w:t>(black 1856–2004):</w:t>
      </w:r>
      <w:r>
        <w:rPr>
          <w:rFonts w:cs="Arial" w:ascii="Arial" w:hAnsi="Arial" w:eastAsia="Times New Roman"/>
          <w:color w:val="202122"/>
          <w:sz w:val="21"/>
          <w:szCs w:val="21"/>
          <w:lang w:bidi="en-US" w:val="en-CA" w:eastAsia="en-CA"/>
        </w:rPr>
        <w:t> Instrumental data was jointly compiled by the </w:t>
      </w:r>
      <w:hyperlink r:id="rId17">
        <w:r>
          <w:rPr>
            <w:rFonts w:cs="Arial" w:ascii="Arial" w:hAnsi="Arial" w:eastAsia="Times New Roman"/>
            <w:color w:val="3366BB"/>
            <w:sz w:val="21"/>
            <w:szCs w:val="21"/>
            <w:u w:val="single"/>
            <w:lang w:bidi="en-US" w:val="en-CA" w:eastAsia="en-CA"/>
          </w:rPr>
          <w:t>w:Climatic Research Unit</w:t>
        </w:r>
      </w:hyperlink>
      <w:r>
        <w:rPr>
          <w:rFonts w:cs="Arial" w:ascii="Arial" w:hAnsi="Arial" w:eastAsia="Times New Roman"/>
          <w:color w:val="202122"/>
          <w:sz w:val="21"/>
          <w:szCs w:val="21"/>
          <w:lang w:bidi="en-US" w:val="en-CA" w:eastAsia="en-CA"/>
        </w:rPr>
        <w:t> and the </w:t>
      </w:r>
      <w:hyperlink r:id="rId18">
        <w:r>
          <w:rPr>
            <w:rFonts w:cs="Arial" w:ascii="Arial" w:hAnsi="Arial" w:eastAsia="Times New Roman"/>
            <w:color w:val="3366BB"/>
            <w:sz w:val="21"/>
            <w:szCs w:val="21"/>
            <w:u w:val="single"/>
            <w:lang w:bidi="en-US" w:val="en-CA" w:eastAsia="en-CA"/>
          </w:rPr>
          <w:t>UK Meteorological Office</w:t>
        </w:r>
      </w:hyperlink>
      <w:r>
        <w:rPr>
          <w:rFonts w:cs="Arial" w:ascii="Arial" w:hAnsi="Arial" w:eastAsia="Times New Roman"/>
          <w:color w:val="202122"/>
          <w:sz w:val="21"/>
          <w:szCs w:val="21"/>
          <w:lang w:bidi="en-US" w:val="en-CA" w:eastAsia="en-CA"/>
        </w:rPr>
        <w:t> </w:t>
      </w:r>
      <w:hyperlink r:id="rId19">
        <w:r>
          <w:rPr>
            <w:rFonts w:cs="Arial" w:ascii="Arial" w:hAnsi="Arial" w:eastAsia="Times New Roman"/>
            <w:color w:val="3366BB"/>
            <w:sz w:val="21"/>
            <w:szCs w:val="21"/>
            <w:u w:val="single"/>
            <w:lang w:bidi="en-US" w:val="en-CA" w:eastAsia="en-CA"/>
          </w:rPr>
          <w:t>Hadley Centre</w:t>
        </w:r>
      </w:hyperlink>
      <w:r>
        <w:rPr>
          <w:rFonts w:cs="Arial" w:ascii="Arial" w:hAnsi="Arial" w:eastAsia="Times New Roman"/>
          <w:color w:val="202122"/>
          <w:sz w:val="21"/>
          <w:szCs w:val="21"/>
          <w:lang w:bidi="en-US" w:val="en-CA" w:eastAsia="en-CA"/>
        </w:rPr>
        <w:t>. Global Annual Average data set TaveGL2v </w:t>
      </w:r>
      <w:hyperlink r:id="rId20">
        <w:r>
          <w:rPr>
            <w:rFonts w:cs="Arial" w:ascii="Arial" w:hAnsi="Arial" w:eastAsia="Times New Roman"/>
            <w:color w:val="3366BB"/>
            <w:sz w:val="21"/>
            <w:szCs w:val="21"/>
            <w:u w:val="single"/>
            <w:lang w:bidi="en-US" w:val="en-CA" w:eastAsia="en-CA"/>
          </w:rPr>
          <w:t>[3]</w:t>
        </w:r>
      </w:hyperlink>
      <w:r>
        <w:rPr>
          <w:rFonts w:cs="Arial" w:ascii="Arial" w:hAnsi="Arial" w:eastAsia="Times New Roman"/>
          <w:color w:val="202122"/>
          <w:sz w:val="21"/>
          <w:szCs w:val="21"/>
          <w:lang w:bidi="en-US" w:val="en-CA" w:eastAsia="en-CA"/>
        </w:rPr>
        <w:t> was used</w:t>
      </w:r>
    </w:p>
    <w:p>
      <w:r>
        <w:rPr>
          <w:rFonts w:ascii="Liberation Serif" w:hAnsi="Liberation Serif" w:eastAsia="DejaVu Sans" w:cs="DejaVu Sans"/>
          <w:lang w:val="en-US" w:eastAsia="en-US" w:bidi="en-US"/>
        </w:rPr>
      </w:r>
    </w:p>
  </w:comment>
  <w:comment w:id="9" w:author="Joseph Desloges" w:date="2022-02-26T22:32:00Z" w:initials="JD">
    <w:p>
      <w:r>
        <w:rPr>
          <w:rFonts w:ascii="Liberation Serif" w:hAnsi="Liberation Serif" w:eastAsia="DejaVu Sans" w:cs="DejaVu Sans"/>
          <w:lang w:val="en-US" w:eastAsia="en-US" w:bidi="en-US"/>
        </w:rPr>
        <w:t xml:space="preserve">Single grey line is average of the two cores? Interesting. </w:t>
      </w:r>
    </w:p>
  </w:comment>
  <w:comment w:id="10" w:author="Joseph Desloges" w:date="2022-02-26T22:34:00Z" w:initials="JD">
    <w:p>
      <w:r>
        <w:rPr>
          <w:rFonts w:ascii="Liberation Serif" w:hAnsi="Liberation Serif" w:eastAsia="DejaVu Sans" w:cs="DejaVu Sans"/>
          <w:lang w:val="en-US" w:eastAsia="en-US" w:bidi="en-US"/>
        </w:rPr>
        <w:t xml:space="preserve">Makes sense as  climates were colder and more ice. </w:t>
      </w:r>
    </w:p>
  </w:comment>
  <w:comment w:id="11" w:author="Joseph Desloges" w:date="2022-02-26T22:45:00Z" w:initials="JD">
    <w:p>
      <w:r>
        <w:rPr>
          <w:rFonts w:ascii="Liberation Serif" w:hAnsi="Liberation Serif" w:eastAsia="DejaVu Sans" w:cs="DejaVu Sans"/>
          <w:lang w:val="en-US" w:eastAsia="en-US" w:bidi="en-US"/>
        </w:rPr>
        <w:t>You need to give stats first and then trends.</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 xml:space="preserve">This speaks to the organization of the paper. </w:t>
      </w:r>
      <w:r>
        <w:rPr>
          <w:rFonts w:ascii="Liberation Serif" w:hAnsi="Liberation Serif" w:eastAsia="DejaVu Sans" w:cs="DejaVu Sans"/>
          <w:lang w:eastAsia="en-US" w:bidi="en-US" w:val="en-CA"/>
        </w:rPr>
        <w:t xml:space="preserve">That stats on size, LOI, etc. come in an earlier section and then you plot trends. Not the other way around. </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swiss"/>
    <w:pitch w:val="variable"/>
  </w:font>
  <w:font w:name="Arial">
    <w:charset w:val="01"/>
    <w:family w:val="roman"/>
    <w:pitch w:val="variable"/>
  </w:font>
</w:fonts>
</file>

<file path=word/settings.xml><?xml version="1.0" encoding="utf-8"?>
<w:settings xmlns:w="http://schemas.openxmlformats.org/wordprocessingml/2006/main">
  <w:zoom w:percent="142"/>
  <w:embedSystemFonts/>
  <w:defaultTabStop w:val="720"/>
  <w:autoHyphenation w:val="true"/>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pPr>
      <w:widowControl/>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pacing w:before="480" w:after="0"/>
      <w:outlineLvl w:val="0"/>
    </w:pPr>
    <w:rPr>
      <w:rFonts w:ascii="Calibri" w:hAnsi="Calibri" w:eastAsia="" w:cs="" w:asciiTheme="majorHAnsi" w:cstheme="majorBidi" w:eastAsiaTheme="majorEastAsia" w:hAnsiTheme="majorHAnsi"/>
      <w:b/>
      <w:bCs/>
      <w:color w:val="4F81BD" w:themeColor="accent1"/>
      <w:sz w:val="32"/>
      <w:szCs w:val="32"/>
    </w:rPr>
  </w:style>
  <w:style w:type="paragraph" w:styleId="Heading2">
    <w:name w:val="Heading 2"/>
    <w:basedOn w:val="Normal"/>
    <w:next w:val="TextBody"/>
    <w:uiPriority w:val="9"/>
    <w:unhideWhenUsed/>
    <w:qFormat/>
    <w:pPr>
      <w:keepNext w:val="true"/>
      <w:keepLines/>
      <w:spacing w:before="200" w:after="0"/>
      <w:outlineLvl w:val="1"/>
    </w:pPr>
    <w:rPr>
      <w:rFonts w:ascii="Calibri" w:hAnsi="Calibri" w:eastAsia="" w:cs="" w:asciiTheme="majorHAnsi" w:cstheme="majorBidi" w:eastAsiaTheme="majorEastAsia" w:hAnsiTheme="majorHAnsi"/>
      <w:b/>
      <w:bCs/>
      <w:color w:val="4F81BD" w:themeColor="accent1"/>
      <w:sz w:val="28"/>
      <w:szCs w:val="28"/>
    </w:rPr>
  </w:style>
  <w:style w:type="paragraph" w:styleId="Heading3">
    <w:name w:val="Heading 3"/>
    <w:basedOn w:val="Normal"/>
    <w:next w:val="TextBody"/>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val="4F81BD" w:themeColor="accent1"/>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 w:cs="" w:asciiTheme="majorHAnsi" w:cstheme="majorBidi" w:eastAsiaTheme="majorEastAsia" w:hAnsiTheme="majorHAnsi"/>
      <w:bCs/>
      <w:i/>
      <w:color w:val="4F81BD" w:themeColor="accent1"/>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Cs/>
      <w:color w:val="4F81BD" w:themeColor="accent1"/>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rPr>
  </w:style>
  <w:style w:type="character" w:styleId="DefaultParagraphFont" w:default="1">
    <w:name w:val="Default Paragraph Font"/>
    <w:uiPriority w:val="1"/>
    <w:semiHidden/>
    <w:unhideWhenUsed/>
    <w:qFormat/>
    <w:rPr/>
  </w:style>
  <w:style w:type="character" w:styleId="CaptionChar" w:customStyle="1">
    <w:name w:val="Caption Char"/>
    <w:basedOn w:val="DefaultParagraphFont"/>
    <w:link w:val="Caption"/>
    <w:qFormat/>
    <w:rPr/>
  </w:style>
  <w:style w:type="character" w:styleId="VerbatimChar" w:customStyle="1">
    <w:name w:val="Verbatim Char"/>
    <w:basedOn w:val="CaptionChar"/>
    <w:link w:val="SourceCode"/>
    <w:qFormat/>
    <w:rPr>
      <w:rFonts w:ascii="Consolas" w:hAnsi="Consolas"/>
      <w:sz w:val="22"/>
    </w:rPr>
  </w:style>
  <w:style w:type="character" w:styleId="SectionNumber" w:customStyle="1">
    <w:name w:val="Section Number"/>
    <w:basedOn w:val="CaptionChar"/>
    <w:qFormat/>
    <w:rPr/>
  </w:style>
  <w:style w:type="character" w:styleId="FootnoteCharacters">
    <w:name w:val="Footnote Characters"/>
    <w:basedOn w:val="CaptionChar"/>
    <w:qFormat/>
    <w:rPr>
      <w:vertAlign w:val="superscript"/>
    </w:rPr>
  </w:style>
  <w:style w:type="character" w:styleId="FootnoteAnchor">
    <w:name w:val="Footnote Anchor"/>
    <w:rPr>
      <w:vertAlign w:val="superscript"/>
    </w:rPr>
  </w:style>
  <w:style w:type="character" w:styleId="InternetLink">
    <w:name w:val="Hyperlink"/>
    <w:basedOn w:val="CaptionChar"/>
    <w:rPr>
      <w:color w:val="4F81BD" w:themeColor="accent1"/>
    </w:rPr>
  </w:style>
  <w:style w:type="character" w:styleId="KeywordTok" w:customStyle="1">
    <w:name w:val="KeywordTok"/>
    <w:basedOn w:val="VerbatimChar"/>
    <w:qFormat/>
    <w:rPr>
      <w:rFonts w:ascii="Consolas" w:hAnsi="Consolas"/>
      <w:b/>
      <w:color w:val="204A87"/>
      <w:sz w:val="22"/>
      <w:shd w:fill="F8F8F8" w:val="clear"/>
    </w:rPr>
  </w:style>
  <w:style w:type="character" w:styleId="DataTypeTok" w:customStyle="1">
    <w:name w:val="DataTypeTok"/>
    <w:basedOn w:val="VerbatimChar"/>
    <w:qFormat/>
    <w:rPr>
      <w:rFonts w:ascii="Consolas" w:hAnsi="Consolas"/>
      <w:color w:val="204A87"/>
      <w:sz w:val="22"/>
      <w:shd w:fill="F8F8F8" w:val="clear"/>
    </w:rPr>
  </w:style>
  <w:style w:type="character" w:styleId="DecValTok" w:customStyle="1">
    <w:name w:val="DecValTok"/>
    <w:basedOn w:val="VerbatimChar"/>
    <w:qFormat/>
    <w:rPr>
      <w:rFonts w:ascii="Consolas" w:hAnsi="Consolas"/>
      <w:color w:val="0000CF"/>
      <w:sz w:val="22"/>
      <w:shd w:fill="F8F8F8" w:val="clear"/>
    </w:rPr>
  </w:style>
  <w:style w:type="character" w:styleId="BaseNTok" w:customStyle="1">
    <w:name w:val="BaseNTok"/>
    <w:basedOn w:val="VerbatimChar"/>
    <w:qFormat/>
    <w:rPr>
      <w:rFonts w:ascii="Consolas" w:hAnsi="Consolas"/>
      <w:color w:val="0000CF"/>
      <w:sz w:val="22"/>
      <w:shd w:fill="F8F8F8" w:val="clear"/>
    </w:rPr>
  </w:style>
  <w:style w:type="character" w:styleId="FloatTok" w:customStyle="1">
    <w:name w:val="FloatTok"/>
    <w:basedOn w:val="VerbatimChar"/>
    <w:qFormat/>
    <w:rPr>
      <w:rFonts w:ascii="Consolas" w:hAnsi="Consolas"/>
      <w:color w:val="0000CF"/>
      <w:sz w:val="22"/>
      <w:shd w:fill="F8F8F8" w:val="clear"/>
    </w:rPr>
  </w:style>
  <w:style w:type="character" w:styleId="ConstantTok" w:customStyle="1">
    <w:name w:val="ConstantTok"/>
    <w:basedOn w:val="VerbatimChar"/>
    <w:qFormat/>
    <w:rPr>
      <w:rFonts w:ascii="Consolas" w:hAnsi="Consolas"/>
      <w:color w:val="000000"/>
      <w:sz w:val="22"/>
      <w:shd w:fill="F8F8F8" w:val="clear"/>
    </w:rPr>
  </w:style>
  <w:style w:type="character" w:styleId="CharTok" w:customStyle="1">
    <w:name w:val="CharTok"/>
    <w:basedOn w:val="VerbatimChar"/>
    <w:qFormat/>
    <w:rPr>
      <w:rFonts w:ascii="Consolas" w:hAnsi="Consolas"/>
      <w:color w:val="4E9A06"/>
      <w:sz w:val="22"/>
      <w:shd w:fill="F8F8F8" w:val="clear"/>
    </w:rPr>
  </w:style>
  <w:style w:type="character" w:styleId="SpecialCharTok" w:customStyle="1">
    <w:name w:val="SpecialCharTok"/>
    <w:basedOn w:val="VerbatimChar"/>
    <w:qFormat/>
    <w:rPr>
      <w:rFonts w:ascii="Consolas" w:hAnsi="Consolas"/>
      <w:color w:val="000000"/>
      <w:sz w:val="22"/>
      <w:shd w:fill="F8F8F8" w:val="clear"/>
    </w:rPr>
  </w:style>
  <w:style w:type="character" w:styleId="StringTok" w:customStyle="1">
    <w:name w:val="StringTok"/>
    <w:basedOn w:val="VerbatimChar"/>
    <w:qFormat/>
    <w:rPr>
      <w:rFonts w:ascii="Consolas" w:hAnsi="Consolas"/>
      <w:color w:val="4E9A06"/>
      <w:sz w:val="22"/>
      <w:shd w:fill="F8F8F8" w:val="clear"/>
    </w:rPr>
  </w:style>
  <w:style w:type="character" w:styleId="VerbatimStringTok" w:customStyle="1">
    <w:name w:val="VerbatimStringTok"/>
    <w:basedOn w:val="VerbatimChar"/>
    <w:qFormat/>
    <w:rPr>
      <w:rFonts w:ascii="Consolas" w:hAnsi="Consolas"/>
      <w:color w:val="4E9A06"/>
      <w:sz w:val="22"/>
      <w:shd w:fill="F8F8F8" w:val="clear"/>
    </w:rPr>
  </w:style>
  <w:style w:type="character" w:styleId="SpecialStringTok" w:customStyle="1">
    <w:name w:val="SpecialStringTok"/>
    <w:basedOn w:val="VerbatimChar"/>
    <w:qFormat/>
    <w:rPr>
      <w:rFonts w:ascii="Consolas" w:hAnsi="Consolas"/>
      <w:color w:val="4E9A06"/>
      <w:sz w:val="22"/>
      <w:shd w:fill="F8F8F8" w:val="clear"/>
    </w:rPr>
  </w:style>
  <w:style w:type="character" w:styleId="ImportTok" w:customStyle="1">
    <w:name w:val="ImportTok"/>
    <w:basedOn w:val="VerbatimChar"/>
    <w:qFormat/>
    <w:rPr>
      <w:rFonts w:ascii="Consolas" w:hAnsi="Consolas"/>
      <w:sz w:val="22"/>
      <w:shd w:fill="F8F8F8" w:val="clear"/>
    </w:rPr>
  </w:style>
  <w:style w:type="character" w:styleId="CommentTok" w:customStyle="1">
    <w:name w:val="CommentTok"/>
    <w:basedOn w:val="VerbatimChar"/>
    <w:qFormat/>
    <w:rPr>
      <w:rFonts w:ascii="Consolas" w:hAnsi="Consolas"/>
      <w:i/>
      <w:color w:val="8F5902"/>
      <w:sz w:val="22"/>
      <w:shd w:fill="F8F8F8" w:val="clear"/>
    </w:rPr>
  </w:style>
  <w:style w:type="character" w:styleId="DocumentationTok" w:customStyle="1">
    <w:name w:val="DocumentationTok"/>
    <w:basedOn w:val="VerbatimChar"/>
    <w:qFormat/>
    <w:rPr>
      <w:rFonts w:ascii="Consolas" w:hAnsi="Consolas"/>
      <w:b/>
      <w:i/>
      <w:color w:val="8F5902"/>
      <w:sz w:val="22"/>
      <w:shd w:fill="F8F8F8" w:val="clear"/>
    </w:rPr>
  </w:style>
  <w:style w:type="character" w:styleId="AnnotationTok" w:customStyle="1">
    <w:name w:val="AnnotationTok"/>
    <w:basedOn w:val="VerbatimChar"/>
    <w:qFormat/>
    <w:rPr>
      <w:rFonts w:ascii="Consolas" w:hAnsi="Consolas"/>
      <w:b/>
      <w:i/>
      <w:color w:val="8F5902"/>
      <w:sz w:val="22"/>
      <w:shd w:fill="F8F8F8" w:val="clear"/>
    </w:rPr>
  </w:style>
  <w:style w:type="character" w:styleId="CommentVarTok" w:customStyle="1">
    <w:name w:val="CommentVarTok"/>
    <w:basedOn w:val="VerbatimChar"/>
    <w:qFormat/>
    <w:rPr>
      <w:rFonts w:ascii="Consolas" w:hAnsi="Consolas"/>
      <w:b/>
      <w:i/>
      <w:color w:val="8F5902"/>
      <w:sz w:val="22"/>
      <w:shd w:fill="F8F8F8" w:val="clear"/>
    </w:rPr>
  </w:style>
  <w:style w:type="character" w:styleId="OtherTok" w:customStyle="1">
    <w:name w:val="OtherTok"/>
    <w:basedOn w:val="VerbatimChar"/>
    <w:qFormat/>
    <w:rPr>
      <w:rFonts w:ascii="Consolas" w:hAnsi="Consolas"/>
      <w:color w:val="8F5902"/>
      <w:sz w:val="22"/>
      <w:shd w:fill="F8F8F8" w:val="clear"/>
    </w:rPr>
  </w:style>
  <w:style w:type="character" w:styleId="FunctionTok" w:customStyle="1">
    <w:name w:val="FunctionTok"/>
    <w:basedOn w:val="VerbatimChar"/>
    <w:qFormat/>
    <w:rPr>
      <w:rFonts w:ascii="Consolas" w:hAnsi="Consolas"/>
      <w:color w:val="000000"/>
      <w:sz w:val="22"/>
      <w:shd w:fill="F8F8F8" w:val="clear"/>
    </w:rPr>
  </w:style>
  <w:style w:type="character" w:styleId="VariableTok" w:customStyle="1">
    <w:name w:val="VariableTok"/>
    <w:basedOn w:val="VerbatimChar"/>
    <w:qFormat/>
    <w:rPr>
      <w:rFonts w:ascii="Consolas" w:hAnsi="Consolas"/>
      <w:color w:val="000000"/>
      <w:sz w:val="22"/>
      <w:shd w:fill="F8F8F8" w:val="clear"/>
    </w:rPr>
  </w:style>
  <w:style w:type="character" w:styleId="ControlFlowTok" w:customStyle="1">
    <w:name w:val="ControlFlowTok"/>
    <w:basedOn w:val="VerbatimChar"/>
    <w:qFormat/>
    <w:rPr>
      <w:rFonts w:ascii="Consolas" w:hAnsi="Consolas"/>
      <w:b/>
      <w:color w:val="204A87"/>
      <w:sz w:val="22"/>
      <w:shd w:fill="F8F8F8" w:val="clear"/>
    </w:rPr>
  </w:style>
  <w:style w:type="character" w:styleId="OperatorTok" w:customStyle="1">
    <w:name w:val="OperatorTok"/>
    <w:basedOn w:val="VerbatimChar"/>
    <w:qFormat/>
    <w:rPr>
      <w:rFonts w:ascii="Consolas" w:hAnsi="Consolas"/>
      <w:b/>
      <w:color w:val="CE5C00"/>
      <w:sz w:val="22"/>
      <w:shd w:fill="F8F8F8" w:val="clear"/>
    </w:rPr>
  </w:style>
  <w:style w:type="character" w:styleId="BuiltInTok" w:customStyle="1">
    <w:name w:val="BuiltInTok"/>
    <w:basedOn w:val="VerbatimChar"/>
    <w:qFormat/>
    <w:rPr>
      <w:rFonts w:ascii="Consolas" w:hAnsi="Consolas"/>
      <w:sz w:val="22"/>
      <w:shd w:fill="F8F8F8" w:val="clear"/>
    </w:rPr>
  </w:style>
  <w:style w:type="character" w:styleId="ExtensionTok" w:customStyle="1">
    <w:name w:val="ExtensionTok"/>
    <w:basedOn w:val="VerbatimChar"/>
    <w:qFormat/>
    <w:rPr>
      <w:rFonts w:ascii="Consolas" w:hAnsi="Consolas"/>
      <w:sz w:val="22"/>
      <w:shd w:fill="F8F8F8" w:val="clear"/>
    </w:rPr>
  </w:style>
  <w:style w:type="character" w:styleId="PreprocessorTok" w:customStyle="1">
    <w:name w:val="PreprocessorTok"/>
    <w:basedOn w:val="VerbatimChar"/>
    <w:qFormat/>
    <w:rPr>
      <w:rFonts w:ascii="Consolas" w:hAnsi="Consolas"/>
      <w:i/>
      <w:color w:val="8F5902"/>
      <w:sz w:val="22"/>
      <w:shd w:fill="F8F8F8" w:val="clear"/>
    </w:rPr>
  </w:style>
  <w:style w:type="character" w:styleId="AttributeTok" w:customStyle="1">
    <w:name w:val="AttributeTok"/>
    <w:basedOn w:val="VerbatimChar"/>
    <w:qFormat/>
    <w:rPr>
      <w:rFonts w:ascii="Consolas" w:hAnsi="Consolas"/>
      <w:color w:val="C4A000"/>
      <w:sz w:val="22"/>
      <w:shd w:fill="F8F8F8" w:val="clear"/>
    </w:rPr>
  </w:style>
  <w:style w:type="character" w:styleId="RegionMarkerTok" w:customStyle="1">
    <w:name w:val="RegionMarkerTok"/>
    <w:basedOn w:val="VerbatimChar"/>
    <w:qFormat/>
    <w:rPr>
      <w:rFonts w:ascii="Consolas" w:hAnsi="Consolas"/>
      <w:sz w:val="22"/>
      <w:shd w:fill="F8F8F8" w:val="clear"/>
    </w:rPr>
  </w:style>
  <w:style w:type="character" w:styleId="InformationTok" w:customStyle="1">
    <w:name w:val="InformationTok"/>
    <w:basedOn w:val="VerbatimChar"/>
    <w:qFormat/>
    <w:rPr>
      <w:rFonts w:ascii="Consolas" w:hAnsi="Consolas"/>
      <w:b/>
      <w:i/>
      <w:color w:val="8F5902"/>
      <w:sz w:val="22"/>
      <w:shd w:fill="F8F8F8" w:val="clear"/>
    </w:rPr>
  </w:style>
  <w:style w:type="character" w:styleId="WarningTok" w:customStyle="1">
    <w:name w:val="WarningTok"/>
    <w:basedOn w:val="VerbatimChar"/>
    <w:qFormat/>
    <w:rPr>
      <w:rFonts w:ascii="Consolas" w:hAnsi="Consolas"/>
      <w:b/>
      <w:i/>
      <w:color w:val="8F5902"/>
      <w:sz w:val="22"/>
      <w:shd w:fill="F8F8F8" w:val="clear"/>
    </w:rPr>
  </w:style>
  <w:style w:type="character" w:styleId="AlertTok" w:customStyle="1">
    <w:name w:val="AlertTok"/>
    <w:basedOn w:val="VerbatimChar"/>
    <w:qFormat/>
    <w:rPr>
      <w:rFonts w:ascii="Consolas" w:hAnsi="Consolas"/>
      <w:color w:val="EF2929"/>
      <w:sz w:val="22"/>
      <w:shd w:fill="F8F8F8" w:val="clear"/>
    </w:rPr>
  </w:style>
  <w:style w:type="character" w:styleId="ErrorTok" w:customStyle="1">
    <w:name w:val="ErrorTok"/>
    <w:basedOn w:val="VerbatimChar"/>
    <w:qFormat/>
    <w:rPr>
      <w:rFonts w:ascii="Consolas" w:hAnsi="Consolas"/>
      <w:b/>
      <w:color w:val="A40000"/>
      <w:sz w:val="22"/>
      <w:shd w:fill="F8F8F8" w:val="clear"/>
    </w:rPr>
  </w:style>
  <w:style w:type="character" w:styleId="NormalTok" w:customStyle="1">
    <w:name w:val="NormalTok"/>
    <w:basedOn w:val="VerbatimChar"/>
    <w:qFormat/>
    <w:rPr>
      <w:rFonts w:ascii="Consolas" w:hAnsi="Consolas"/>
      <w:sz w:val="22"/>
      <w:shd w:fill="F8F8F8" w:val="clear"/>
    </w:rPr>
  </w:style>
  <w:style w:type="character" w:styleId="Annotationreference">
    <w:name w:val="annotation reference"/>
    <w:basedOn w:val="DefaultParagraphFont"/>
    <w:semiHidden/>
    <w:unhideWhenUsed/>
    <w:qFormat/>
    <w:rsid w:val="00d618a4"/>
    <w:rPr>
      <w:sz w:val="16"/>
      <w:szCs w:val="16"/>
    </w:rPr>
  </w:style>
  <w:style w:type="character" w:styleId="CommentTextChar" w:customStyle="1">
    <w:name w:val="Comment Text Char"/>
    <w:basedOn w:val="DefaultParagraphFont"/>
    <w:link w:val="CommentText"/>
    <w:semiHidden/>
    <w:qFormat/>
    <w:rsid w:val="00d618a4"/>
    <w:rPr>
      <w:sz w:val="20"/>
      <w:szCs w:val="20"/>
    </w:rPr>
  </w:style>
  <w:style w:type="character" w:styleId="CommentSubjectChar" w:customStyle="1">
    <w:name w:val="Comment Subject Char"/>
    <w:basedOn w:val="CommentTextChar"/>
    <w:link w:val="CommentSubject"/>
    <w:semiHidden/>
    <w:qFormat/>
    <w:rsid w:val="00d618a4"/>
    <w:rPr>
      <w:b/>
      <w:bCs/>
      <w:sz w:val="20"/>
      <w:szCs w:val="20"/>
    </w:rPr>
  </w:style>
  <w:style w:type="character" w:styleId="LineNumbering">
    <w:name w:val="Line Numbering"/>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qFormat/>
    <w:pPr>
      <w:spacing w:before="180" w:after="18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spacing w:before="240" w:after="240"/>
    </w:pPr>
    <w:rPr>
      <w:sz w:val="30"/>
      <w:szCs w:val="30"/>
    </w:rPr>
  </w:style>
  <w:style w:type="paragraph" w:styleId="Author" w:customStyle="1">
    <w:name w:val="Author"/>
    <w:next w:val="TextBody"/>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left="480" w:right="480" w:hanging="0"/>
    </w:pPr>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Caption1">
    <w:name w:val="caption"/>
    <w:basedOn w:val="Normal"/>
    <w:link w:val="CaptionChar"/>
    <w:qFormat/>
    <w:pPr>
      <w:spacing w:before="0" w:after="120"/>
    </w:pPr>
    <w:rPr>
      <w:i/>
    </w:rPr>
  </w:style>
  <w:style w:type="paragraph" w:styleId="TableCaption" w:customStyle="1">
    <w:name w:val="Table Caption"/>
    <w:basedOn w:val="Caption1"/>
    <w:qFormat/>
    <w:pPr>
      <w:keepNext w:val="true"/>
    </w:pPr>
    <w:rPr/>
  </w:style>
  <w:style w:type="paragraph" w:styleId="ImageCaption" w:customStyle="1">
    <w:name w:val="Image Caption"/>
    <w:basedOn w:val="Caption1"/>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next w:val="TextBody"/>
    <w:uiPriority w:val="39"/>
    <w:unhideWhenUsed/>
    <w:qFormat/>
    <w:pPr>
      <w:spacing w:lineRule="auto" w:line="259" w:before="240" w:after="0"/>
    </w:pPr>
    <w:rPr>
      <w:b w:val="false"/>
      <w:bCs w:val="false"/>
      <w:color w:val="365F91" w:themeColor="accent1" w:themeShade="bf"/>
    </w:rPr>
  </w:style>
  <w:style w:type="paragraph" w:styleId="SourceCode" w:customStyle="1">
    <w:name w:val="Source Code"/>
    <w:basedOn w:val="Normal"/>
    <w:link w:val="VerbatimChar"/>
    <w:qFormat/>
    <w:pPr>
      <w:shd w:val="clear" w:color="auto" w:fill="F8F8F8"/>
    </w:pPr>
    <w:rPr/>
  </w:style>
  <w:style w:type="paragraph" w:styleId="Annotationtext">
    <w:name w:val="annotation text"/>
    <w:basedOn w:val="Normal"/>
    <w:link w:val="CommentTextChar"/>
    <w:semiHidden/>
    <w:unhideWhenUsed/>
    <w:qFormat/>
    <w:rsid w:val="00d618a4"/>
    <w:pPr/>
    <w:rPr>
      <w:sz w:val="20"/>
      <w:szCs w:val="20"/>
    </w:rPr>
  </w:style>
  <w:style w:type="paragraph" w:styleId="Annotationsubject">
    <w:name w:val="annotation subject"/>
    <w:basedOn w:val="Annotationtext"/>
    <w:next w:val="Annotationtext"/>
    <w:link w:val="CommentSubjectChar"/>
    <w:semiHidden/>
    <w:unhideWhenUsed/>
    <w:qFormat/>
    <w:rsid w:val="00d618a4"/>
    <w:pPr/>
    <w:rPr>
      <w:b/>
      <w:bCs/>
    </w:rPr>
  </w:style>
  <w:style w:type="paragraph" w:styleId="Revision">
    <w:name w:val="Revision"/>
    <w:semiHidden/>
    <w:qFormat/>
    <w:rsid w:val="00d618a4"/>
    <w:pPr>
      <w:widowControl/>
      <w:bidi w:val="0"/>
      <w:spacing w:before="0" w:after="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customStyle="1" w:styleId="Table">
    <w:name w:val="Table"/>
    <w:semiHidden/>
    <w:unhideWhenUsed/>
    <w:qFormat/>
    <w:tblPr>
      <w:tblCellMar>
        <w:top w:w="0" w:type="dxa"/>
        <w:left w:w="108" w:type="dxa"/>
        <w:bottom w:w="0" w:type="dxa"/>
        <w:right w:w="108" w:type="dxa"/>
      </w:tblCellMar>
    </w:tblPr>
    <w:tblStylePr w:type="firstRow">
      <w:tblPr/>
      <w:tcPr>
        <w:tcBorders>
          <w:bottom w:val="single" w:color="auto" w:sz="0" w:space="0"/>
        </w:tcBorders>
        <w:vAlign w:val="bottom"/>
      </w:tcPr>
    </w:tblStylePr>
  </w:style>
</w:styles>
</file>

<file path=word/_rels/comments.xml.rels><?xml version="1.0" encoding="UTF-8"?>
<Relationships xmlns="http://schemas.openxmlformats.org/package/2006/relationships"><Relationship Id="rId1" Type="http://schemas.openxmlformats.org/officeDocument/2006/relationships/hyperlink" Target="https://en.wikipedia.org/wiki/Digital_object_identifier" TargetMode="External"/><Relationship Id="rId2" Type="http://schemas.openxmlformats.org/officeDocument/2006/relationships/hyperlink" Target="https://doi.org/10.1191%2F095968398667194956" TargetMode="External"/><Relationship Id="rId3" Type="http://schemas.openxmlformats.org/officeDocument/2006/relationships/hyperlink" Target="https://en.wikipedia.org/wiki/Digital_object_identifier" TargetMode="External"/><Relationship Id="rId4" Type="http://schemas.openxmlformats.org/officeDocument/2006/relationships/hyperlink" Target="https://doi.org/10.1126%2Fscience.289.5477.270" TargetMode="External"/><Relationship Id="rId5" Type="http://schemas.openxmlformats.org/officeDocument/2006/relationships/hyperlink" Target="https://en.wikipedia.org/wiki/Digital_object_identifier" TargetMode="External"/><Relationship Id="rId6" Type="http://schemas.openxmlformats.org/officeDocument/2006/relationships/hyperlink" Target="https://doi.org/10.1126%2Fscience.1066208" TargetMode="External"/><Relationship Id="rId7" Type="http://schemas.openxmlformats.org/officeDocument/2006/relationships/hyperlink" Target="https://en.wikipedia.org/wiki/Digital_object_identifier" TargetMode="External"/><Relationship Id="rId8" Type="http://schemas.openxmlformats.org/officeDocument/2006/relationships/hyperlink" Target="https://doi.org/10.1029%2F2003GL017814" TargetMode="External"/><Relationship Id="rId9" Type="http://schemas.openxmlformats.org/officeDocument/2006/relationships/hyperlink" Target="https://en.wikipedia.org/wiki/Digital_object_identifier" TargetMode="External"/><Relationship Id="rId10" Type="http://schemas.openxmlformats.org/officeDocument/2006/relationships/hyperlink" Target="https://doi.org/10.1029%2F2003RG000143" TargetMode="External"/><Relationship Id="rId11" Type="http://schemas.openxmlformats.org/officeDocument/2006/relationships/hyperlink" Target="https://en.wikipedia.org/wiki/Digital_object_identifier" TargetMode="External"/><Relationship Id="rId12" Type="http://schemas.openxmlformats.org/officeDocument/2006/relationships/hyperlink" Target="https://doi.org/10.1029%2F2004GL019781" TargetMode="External"/><Relationship Id="rId13" Type="http://schemas.openxmlformats.org/officeDocument/2006/relationships/hyperlink" Target="https://en.wikipedia.org/wiki/Digital_object_identifier" TargetMode="External"/><Relationship Id="rId14" Type="http://schemas.openxmlformats.org/officeDocument/2006/relationships/hyperlink" Target="https://doi.org/10.1038%2Fnature03265" TargetMode="External"/><Relationship Id="rId15" Type="http://schemas.openxmlformats.org/officeDocument/2006/relationships/hyperlink" Target="https://en.wikipedia.org/wiki/Digital_object_identifier" TargetMode="External"/><Relationship Id="rId16" Type="http://schemas.openxmlformats.org/officeDocument/2006/relationships/hyperlink" Target="https://doi.org/10.1126%2Fscience.1107046" TargetMode="External"/><Relationship Id="rId17" Type="http://schemas.openxmlformats.org/officeDocument/2006/relationships/hyperlink" Target="https://en.wikipedia.org/wiki/Climatic_Research_Unit" TargetMode="External"/><Relationship Id="rId18" Type="http://schemas.openxmlformats.org/officeDocument/2006/relationships/hyperlink" Target="https://en.wikipedia.org/wiki/Met_Office" TargetMode="External"/><Relationship Id="rId19" Type="http://schemas.openxmlformats.org/officeDocument/2006/relationships/hyperlink" Target="https://en.wikipedia.org/wiki/Hadley_Centre" TargetMode="External"/><Relationship Id="rId20" Type="http://schemas.openxmlformats.org/officeDocument/2006/relationships/hyperlink" Target="http://www.cru.uea.ac.uk/cru/data/temperature/" TargetMode="External"/>
</Relationship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comments" Target="comments.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Relationship Id="rId18"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9ACC9B-2945-4911-80B9-FA4F217DF1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Application>LibreOffice/7.1.7.2$Linux_X86_64 LibreOffice_project/10$Build-2</Application>
  <AppVersion>15.0000</AppVersion>
  <Pages>14</Pages>
  <Words>2481</Words>
  <Characters>12142</Characters>
  <CharactersWithSpaces>14537</CharactersWithSpaces>
  <Paragraphs>117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2022-02-18T21:56:00Z</dcterms:created>
  <dc:creator>Alex Cebulski</dc:creator>
  <dc:description/>
  <dc:language>en-CA</dc:language>
  <cp:lastModifiedBy/>
  <dcterms:modified xsi:type="dcterms:W3CDTF">2022-02-28T21:07:41Z</dcterms:modified>
  <cp:revision>7</cp:revision>
  <dc:subject/>
  <dc:title>Cariboo Lake Results Draft: Section 3 Temporal Sedimentary Record</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Feb 13, 2022</vt:lpwstr>
  </property>
  <property fmtid="{D5CDD505-2E9C-101B-9397-08002B2CF9AE}" pid="3" name="header-includes">
    <vt:lpwstr/>
  </property>
  <property fmtid="{D5CDD505-2E9C-101B-9397-08002B2CF9AE}" pid="4" name="output">
    <vt:lpwstr/>
  </property>
</Properties>
</file>