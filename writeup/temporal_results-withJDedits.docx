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03DBD" w14:textId="72BE27DB" w:rsidR="00E209F1" w:rsidRDefault="00484B0E">
      <w:pPr>
        <w:pStyle w:val="Title"/>
      </w:pPr>
      <w:r>
        <w:t xml:space="preserve">Cariboo Lake Results Draft: </w:t>
      </w:r>
      <w:ins w:id="0" w:author="Joseph Desloges" w:date="2022-02-26T17:18:00Z">
        <w:r w:rsidR="00D618A4">
          <w:t>Core</w:t>
        </w:r>
      </w:ins>
      <w:del w:id="1" w:author="Joseph Desloges" w:date="2022-02-26T17:18:00Z">
        <w:r w:rsidDel="00D618A4">
          <w:delText>Section 3 Temporal Sedimentary</w:delText>
        </w:r>
      </w:del>
      <w:r>
        <w:t xml:space="preserve"> Record</w:t>
      </w:r>
    </w:p>
    <w:p w14:paraId="1E8D5AE5" w14:textId="77777777" w:rsidR="00E209F1" w:rsidRDefault="00484B0E">
      <w:pPr>
        <w:pStyle w:val="Author"/>
      </w:pPr>
      <w:r>
        <w:t>Alex Cebulski</w:t>
      </w:r>
    </w:p>
    <w:p w14:paraId="2FE4D7DD" w14:textId="77777777" w:rsidR="00E209F1" w:rsidRDefault="00484B0E">
      <w:pPr>
        <w:pStyle w:val="Date"/>
      </w:pPr>
      <w:r>
        <w:t>Feb 13, 2022</w:t>
      </w:r>
    </w:p>
    <w:p w14:paraId="7939F680" w14:textId="77777777" w:rsidR="00E209F1" w:rsidRDefault="00484B0E">
      <w:pPr>
        <w:pStyle w:val="FirstParagraph"/>
      </w:pPr>
      <w:r>
        <w:t xml:space="preserve">Four glaciolacustrine sediment cores, which range from 2 – 4 m in length, were retrieved from the deepest basins of Cariboo Lake (Figure 1). Cores V1 and V2 were selected for detailed analysis as these two cores had sufficient organic material for AMS radiocarbon dating, and their sedimentary record was well </w:t>
      </w:r>
      <w:commentRangeStart w:id="2"/>
      <w:r>
        <w:t>preserved</w:t>
      </w:r>
      <w:commentRangeEnd w:id="2"/>
      <w:r w:rsidR="00D618A4">
        <w:rPr>
          <w:rStyle w:val="CommentReference"/>
        </w:rPr>
        <w:commentReference w:id="2"/>
      </w:r>
      <w:r>
        <w:t>. Records of grain size, varve thickness, and organic content from these two cores demonstrate patterns in sediment delivery to Cariboo Lake over the past 1500 years.</w:t>
      </w:r>
    </w:p>
    <w:p w14:paraId="3FB275B3" w14:textId="77777777" w:rsidR="00E209F1" w:rsidRDefault="00484B0E">
      <w:pPr>
        <w:pStyle w:val="BodyText"/>
      </w:pPr>
      <w:r>
        <w:rPr>
          <w:i/>
          <w:iCs/>
        </w:rPr>
        <w:t>Chronology</w:t>
      </w:r>
    </w:p>
    <w:p w14:paraId="3C5A2EC4" w14:textId="3645A76D" w:rsidR="00E209F1" w:rsidRDefault="00484B0E">
      <w:pPr>
        <w:pStyle w:val="BodyText"/>
      </w:pPr>
      <w:r>
        <w:t xml:space="preserve">AMS radiocarbon dates obtained for cores V1 and V2 provide temporal control and evidence of sediment accumulation rates. A small twig from V1 at 347 cm yielded a date of 1899-1819 </w:t>
      </w:r>
      <w:proofErr w:type="spellStart"/>
      <w:r>
        <w:t>cal</w:t>
      </w:r>
      <w:proofErr w:type="spellEnd"/>
      <w:r>
        <w:t xml:space="preserve"> BP. Two separate samples were analyzed from V2, one comprised of a large twig at 222 cm yielding a date of 490-316 </w:t>
      </w:r>
      <w:proofErr w:type="spellStart"/>
      <w:r>
        <w:t>cal</w:t>
      </w:r>
      <w:proofErr w:type="spellEnd"/>
      <w:r>
        <w:t xml:space="preserve"> BP (V2a), and a combination of two separate organic pieces which were combined into one sample, a twig at 286 cm and a pine needle at 294 cm and provided a date of 2045-1895 </w:t>
      </w:r>
      <w:proofErr w:type="spellStart"/>
      <w:r>
        <w:t>cal</w:t>
      </w:r>
      <w:proofErr w:type="spellEnd"/>
      <w:r>
        <w:t xml:space="preserve"> BP (V2b). </w:t>
      </w:r>
      <w:proofErr w:type="gramStart"/>
      <w:r>
        <w:t>Figure 2,</w:t>
      </w:r>
      <w:proofErr w:type="gramEnd"/>
      <w:r>
        <w:t xml:space="preserve"> shows the dating calibration curves derived for the three AMS radiocarbon </w:t>
      </w:r>
      <w:commentRangeStart w:id="3"/>
      <w:r>
        <w:t>dates</w:t>
      </w:r>
      <w:commentRangeEnd w:id="3"/>
      <w:r w:rsidR="0088262C">
        <w:rPr>
          <w:rStyle w:val="CommentReference"/>
        </w:rPr>
        <w:commentReference w:id="3"/>
      </w:r>
      <w:r>
        <w:t>. The date provided for sample V2a, yields a sedimentation rate of 5.51 mm/</w:t>
      </w:r>
      <w:proofErr w:type="spellStart"/>
      <w:r>
        <w:t>yr</w:t>
      </w:r>
      <w:proofErr w:type="spellEnd"/>
      <w:r>
        <w:t>, which is much higher, relative to the rates of 1.87 +/- 0.04 mm/</w:t>
      </w:r>
      <w:proofErr w:type="spellStart"/>
      <w:r>
        <w:t>yr</w:t>
      </w:r>
      <w:proofErr w:type="spellEnd"/>
      <w:r>
        <w:t xml:space="preserve"> and 1.47 +/- 0.11 mm/</w:t>
      </w:r>
      <w:proofErr w:type="spellStart"/>
      <w:r>
        <w:t>yr</w:t>
      </w:r>
      <w:proofErr w:type="spellEnd"/>
      <w:r>
        <w:t xml:space="preserve"> provided for V1 and V2b </w:t>
      </w:r>
      <w:commentRangeStart w:id="4"/>
      <w:r>
        <w:t>respectively</w:t>
      </w:r>
      <w:commentRangeEnd w:id="4"/>
      <w:r w:rsidR="0088262C">
        <w:rPr>
          <w:rStyle w:val="CommentReference"/>
        </w:rPr>
        <w:commentReference w:id="4"/>
      </w:r>
      <w:r>
        <w:t xml:space="preserve">. </w:t>
      </w:r>
      <w:del w:id="5" w:author="Joseph Desloges" w:date="2022-02-26T17:45:00Z">
        <w:r w:rsidDel="0088262C">
          <w:delText xml:space="preserve">Additional </w:delText>
        </w:r>
      </w:del>
      <w:ins w:id="6" w:author="Joseph Desloges" w:date="2022-02-26T17:45:00Z">
        <w:r w:rsidR="0088262C">
          <w:t xml:space="preserve">Accumulation </w:t>
        </w:r>
      </w:ins>
      <w:del w:id="7" w:author="Joseph Desloges" w:date="2022-02-26T17:45:00Z">
        <w:r w:rsidDel="0088262C">
          <w:delText>sedimentation</w:delText>
        </w:r>
      </w:del>
      <w:r>
        <w:t xml:space="preserve"> rates derived from </w:t>
      </w:r>
      <w:del w:id="8" w:author="Joseph Desloges" w:date="2022-02-26T21:22:00Z">
        <w:r w:rsidDel="004E2105">
          <w:delText xml:space="preserve">the </w:delText>
        </w:r>
      </w:del>
      <w:r>
        <w:t>Ekman surficial cores 13-15 are shown in Figure 3</w:t>
      </w:r>
      <w:ins w:id="9" w:author="Joseph Desloges" w:date="2022-02-26T21:22:00Z">
        <w:r w:rsidR="004E2105">
          <w:t>. These short cores</w:t>
        </w:r>
      </w:ins>
      <w:del w:id="10" w:author="Joseph Desloges" w:date="2022-02-26T21:22:00Z">
        <w:r w:rsidDel="004E2105">
          <w:delText>, which</w:delText>
        </w:r>
      </w:del>
      <w:r>
        <w:t xml:space="preserve"> are proximal to the V2 </w:t>
      </w:r>
      <w:ins w:id="11" w:author="Joseph Desloges" w:date="2022-02-26T21:23:00Z">
        <w:r w:rsidR="004E2105">
          <w:t xml:space="preserve">long </w:t>
        </w:r>
      </w:ins>
      <w:r>
        <w:t>core (see Figure 1), and exhibit sedimentation rates of 2.24, 2.52, and 2.31 mm/</w:t>
      </w:r>
      <w:proofErr w:type="spellStart"/>
      <w:r>
        <w:t>yr</w:t>
      </w:r>
      <w:proofErr w:type="spellEnd"/>
      <w:r>
        <w:t xml:space="preserve"> respectively. Higher sedimentation rates are expected for the Ekman samples are they are not subjected to the same level of compaction as the long cores. Still, the consistency of the E</w:t>
      </w:r>
      <w:del w:id="12" w:author="Joseph Desloges" w:date="2022-02-26T21:23:00Z">
        <w:r w:rsidDel="004E2105">
          <w:delText>K</w:delText>
        </w:r>
      </w:del>
      <w:r>
        <w:t xml:space="preserve">13-15 </w:t>
      </w:r>
      <w:ins w:id="13" w:author="Joseph Desloges" w:date="2022-02-26T21:23:00Z">
        <w:r w:rsidR="004E2105">
          <w:t>accumulation</w:t>
        </w:r>
      </w:ins>
      <w:del w:id="14" w:author="Joseph Desloges" w:date="2022-02-26T21:23:00Z">
        <w:r w:rsidDel="004E2105">
          <w:delText>sedimentation</w:delText>
        </w:r>
      </w:del>
      <w:r>
        <w:t xml:space="preserve"> rates </w:t>
      </w:r>
      <w:ins w:id="15" w:author="Joseph Desloges" w:date="2022-02-26T21:23:00Z">
        <w:r w:rsidR="004E2105">
          <w:t xml:space="preserve">compared </w:t>
        </w:r>
      </w:ins>
      <w:r>
        <w:t xml:space="preserve">with the V1 and V2b </w:t>
      </w:r>
      <w:ins w:id="16" w:author="Joseph Desloges" w:date="2022-02-26T21:24:00Z">
        <w:r w:rsidR="004E2105">
          <w:t>cores</w:t>
        </w:r>
      </w:ins>
      <w:del w:id="17" w:author="Joseph Desloges" w:date="2022-02-26T21:24:00Z">
        <w:r w:rsidDel="004E2105">
          <w:delText xml:space="preserve">AMS sedimentation rate, shown in </w:delText>
        </w:r>
      </w:del>
      <w:ins w:id="18" w:author="Joseph Desloges" w:date="2022-02-26T21:24:00Z">
        <w:r w:rsidR="004E2105">
          <w:t>(</w:t>
        </w:r>
      </w:ins>
      <w:r>
        <w:t>Figure 4</w:t>
      </w:r>
      <w:ins w:id="19" w:author="Joseph Desloges" w:date="2022-02-26T21:24:00Z">
        <w:r w:rsidR="004E2105">
          <w:t>)</w:t>
        </w:r>
      </w:ins>
      <w:r>
        <w:t xml:space="preserve"> suggests that the V2a </w:t>
      </w:r>
      <w:ins w:id="20" w:author="Joseph Desloges" w:date="2022-02-26T17:45:00Z">
        <w:r w:rsidR="0088262C">
          <w:t xml:space="preserve">is suspect. In viewing sample orientation and </w:t>
        </w:r>
      </w:ins>
      <w:ins w:id="21" w:author="Joseph Desloges" w:date="2022-02-26T17:46:00Z">
        <w:r w:rsidR="0088262C">
          <w:t xml:space="preserve">position along the outer core it is speculated that the </w:t>
        </w:r>
      </w:ins>
      <w:r>
        <w:t xml:space="preserve">sample may have been pulled down during the coring process due the large twig size </w:t>
      </w:r>
      <w:ins w:id="22" w:author="Joseph Desloges" w:date="2022-02-26T21:24:00Z">
        <w:r w:rsidR="004E2105">
          <w:t xml:space="preserve">at about </w:t>
        </w:r>
      </w:ins>
      <w:del w:id="23" w:author="Joseph Desloges" w:date="2022-02-26T21:24:00Z">
        <w:r w:rsidDel="004E2105">
          <w:delText xml:space="preserve">of </w:delText>
        </w:r>
      </w:del>
      <w:r>
        <w:t>4 cm</w:t>
      </w:r>
      <w:ins w:id="24" w:author="Joseph Desloges" w:date="2022-02-26T17:46:00Z">
        <w:r w:rsidR="0088262C">
          <w:t xml:space="preserve">. This probably </w:t>
        </w:r>
      </w:ins>
      <w:del w:id="25" w:author="Joseph Desloges" w:date="2022-02-26T17:46:00Z">
        <w:r w:rsidDel="0088262C">
          <w:delText xml:space="preserve"> </w:delText>
        </w:r>
      </w:del>
      <w:r>
        <w:t>result</w:t>
      </w:r>
      <w:ins w:id="26" w:author="Joseph Desloges" w:date="2022-02-26T17:46:00Z">
        <w:r w:rsidR="0088262C">
          <w:t xml:space="preserve">s </w:t>
        </w:r>
      </w:ins>
      <w:del w:id="27" w:author="Joseph Desloges" w:date="2022-02-26T17:46:00Z">
        <w:r w:rsidDel="0088262C">
          <w:delText xml:space="preserve">ing </w:delText>
        </w:r>
      </w:del>
      <w:r>
        <w:t>in a</w:t>
      </w:r>
      <w:ins w:id="28" w:author="Joseph Desloges" w:date="2022-02-26T21:25:00Z">
        <w:r w:rsidR="004E2105">
          <w:t>n</w:t>
        </w:r>
      </w:ins>
      <w:r>
        <w:t xml:space="preserve"> erroneously high </w:t>
      </w:r>
      <w:ins w:id="29" w:author="Joseph Desloges" w:date="2022-02-26T21:25:00Z">
        <w:r w:rsidR="004E2105">
          <w:t>accumulation</w:t>
        </w:r>
      </w:ins>
      <w:del w:id="30" w:author="Joseph Desloges" w:date="2022-02-26T21:25:00Z">
        <w:r w:rsidDel="004E2105">
          <w:delText>sedimentation</w:delText>
        </w:r>
      </w:del>
      <w:r>
        <w:t xml:space="preserve"> rate for V2a. </w:t>
      </w:r>
      <w:ins w:id="31" w:author="Joseph Desloges" w:date="2022-02-26T21:26:00Z">
        <w:r w:rsidR="004E2105">
          <w:t xml:space="preserve">Accumulation rates in areas proximal to river inputs in nearby Quesnel Lake were measured to be as high as 0.72 mm/a (see Figure 9 in Gilbert and Desloges, 2012). While this is lower than Cariboo Lake, inputs </w:t>
        </w:r>
        <w:r w:rsidR="004E2105">
          <w:t xml:space="preserve">are expected to be lower </w:t>
        </w:r>
        <w:r w:rsidR="004E2105">
          <w:t xml:space="preserve">from </w:t>
        </w:r>
      </w:ins>
      <w:ins w:id="32" w:author="Joseph Desloges" w:date="2022-02-26T21:27:00Z">
        <w:r w:rsidR="004E2105">
          <w:t xml:space="preserve">this </w:t>
        </w:r>
      </w:ins>
      <w:ins w:id="33" w:author="Joseph Desloges" w:date="2022-02-26T21:26:00Z">
        <w:r w:rsidR="004E2105">
          <w:t>more arid and less glaciated portion of th</w:t>
        </w:r>
      </w:ins>
      <w:ins w:id="34" w:author="Joseph Desloges" w:date="2022-02-26T21:27:00Z">
        <w:r w:rsidR="004E2105">
          <w:t xml:space="preserve">e Quesnel Lake </w:t>
        </w:r>
      </w:ins>
      <w:ins w:id="35" w:author="Joseph Desloges" w:date="2022-02-26T21:26:00Z">
        <w:r w:rsidR="004E2105">
          <w:t xml:space="preserve">watershed. </w:t>
        </w:r>
      </w:ins>
      <w:ins w:id="36" w:author="Joseph Desloges" w:date="2022-02-26T21:27:00Z">
        <w:r w:rsidR="004E2105">
          <w:t>A</w:t>
        </w:r>
      </w:ins>
      <w:ins w:id="37" w:author="Joseph Desloges" w:date="2022-02-26T21:26:00Z">
        <w:r w:rsidR="004E2105">
          <w:t>ccumulation rates of 1.47 to 1.87 are consistent for a smaller and more glaciated Cariboo Lake watershed.</w:t>
        </w:r>
      </w:ins>
      <w:ins w:id="38" w:author="Joseph Desloges" w:date="2022-02-26T21:27:00Z">
        <w:r w:rsidR="004E2105">
          <w:t xml:space="preserve"> </w:t>
        </w:r>
      </w:ins>
      <w:r>
        <w:t xml:space="preserve">Since </w:t>
      </w:r>
      <w:ins w:id="39" w:author="Joseph Desloges" w:date="2022-02-26T17:47:00Z">
        <w:r w:rsidR="0088262C">
          <w:t>the laminae thickness i</w:t>
        </w:r>
      </w:ins>
      <w:ins w:id="40" w:author="Joseph Desloges" w:date="2022-02-26T21:25:00Z">
        <w:r w:rsidR="004E2105">
          <w:t>n</w:t>
        </w:r>
      </w:ins>
      <w:ins w:id="41" w:author="Joseph Desloges" w:date="2022-02-26T17:47:00Z">
        <w:r w:rsidR="0088262C">
          <w:t xml:space="preserve"> </w:t>
        </w:r>
        <w:proofErr w:type="spellStart"/>
        <w:r w:rsidR="0088262C">
          <w:t>Ekmans</w:t>
        </w:r>
        <w:proofErr w:type="spellEnd"/>
        <w:r w:rsidR="0088262C">
          <w:t xml:space="preserve"> and </w:t>
        </w:r>
        <w:proofErr w:type="spellStart"/>
        <w:r w:rsidR="0088262C">
          <w:t>vibra</w:t>
        </w:r>
        <w:proofErr w:type="spellEnd"/>
        <w:r w:rsidR="0088262C">
          <w:t xml:space="preserve"> cores do not support the </w:t>
        </w:r>
      </w:ins>
      <w:del w:id="42" w:author="Joseph Desloges" w:date="2022-02-26T17:47:00Z">
        <w:r w:rsidDel="0088262C">
          <w:delText xml:space="preserve">no evidence was found to support the </w:delText>
        </w:r>
      </w:del>
      <w:r>
        <w:t xml:space="preserve">V2a </w:t>
      </w:r>
      <w:ins w:id="43" w:author="Joseph Desloges" w:date="2022-02-26T17:47:00Z">
        <w:r w:rsidR="0088262C">
          <w:t xml:space="preserve">accumulation </w:t>
        </w:r>
      </w:ins>
      <w:del w:id="44" w:author="Joseph Desloges" w:date="2022-02-26T17:47:00Z">
        <w:r w:rsidDel="0088262C">
          <w:delText>sedimentation</w:delText>
        </w:r>
      </w:del>
      <w:r>
        <w:t xml:space="preserve"> rate of 5.51 mm/</w:t>
      </w:r>
      <w:proofErr w:type="spellStart"/>
      <w:r>
        <w:t>yr</w:t>
      </w:r>
      <w:proofErr w:type="spellEnd"/>
      <w:r>
        <w:t xml:space="preserve">, it was not included in subsequent analysis. The AMS radiocarbon dates from samples V1 and V2b provide an important </w:t>
      </w:r>
      <w:del w:id="45" w:author="Joseph Desloges" w:date="2022-02-26T21:28:00Z">
        <w:r w:rsidDel="004E2105">
          <w:delText xml:space="preserve">temporal </w:delText>
        </w:r>
      </w:del>
      <w:r>
        <w:t xml:space="preserve">control when interpreting the </w:t>
      </w:r>
      <w:ins w:id="46" w:author="Joseph Desloges" w:date="2022-02-26T17:48:00Z">
        <w:r w:rsidR="00603AEC">
          <w:t xml:space="preserve">inferred </w:t>
        </w:r>
      </w:ins>
      <w:ins w:id="47" w:author="Joseph Desloges" w:date="2022-02-26T17:47:00Z">
        <w:r w:rsidR="00603AEC">
          <w:t xml:space="preserve">temporal pattern of </w:t>
        </w:r>
      </w:ins>
      <w:ins w:id="48" w:author="Joseph Desloges" w:date="2022-02-26T17:48:00Z">
        <w:r w:rsidR="00603AEC">
          <w:t xml:space="preserve">sediment inputs to </w:t>
        </w:r>
        <w:r w:rsidR="00603AEC">
          <w:lastRenderedPageBreak/>
          <w:t xml:space="preserve">Cariboo Lake. </w:t>
        </w:r>
      </w:ins>
      <w:del w:id="49" w:author="Joseph Desloges" w:date="2022-02-26T17:48:00Z">
        <w:r w:rsidDel="00603AEC">
          <w:delText>following sediment analyses.</w:delText>
        </w:r>
      </w:del>
      <w:r>
        <w:t xml:space="preserve"> The top section of cores V1 and V2 were disturbed</w:t>
      </w:r>
      <w:ins w:id="50" w:author="Joseph Desloges" w:date="2022-02-26T17:48:00Z">
        <w:r w:rsidR="00603AEC">
          <w:t xml:space="preserve"> - </w:t>
        </w:r>
      </w:ins>
      <w:del w:id="51" w:author="Joseph Desloges" w:date="2022-02-26T17:48:00Z">
        <w:r w:rsidDel="00603AEC">
          <w:delText xml:space="preserve">, </w:delText>
        </w:r>
      </w:del>
      <w:r>
        <w:t xml:space="preserve">110 mm for V1 and 70 mm at V2. </w:t>
      </w:r>
      <w:ins w:id="52" w:author="Joseph Desloges" w:date="2022-02-26T17:49:00Z">
        <w:r w:rsidR="00603AEC">
          <w:t xml:space="preserve">While the Ekman cores were too short to overlap with the undisturbed sections of the </w:t>
        </w:r>
        <w:proofErr w:type="spellStart"/>
        <w:r w:rsidR="00603AEC">
          <w:t>vibra</w:t>
        </w:r>
        <w:proofErr w:type="spellEnd"/>
        <w:r w:rsidR="00603AEC">
          <w:t xml:space="preserve"> cores, laminae thickness similarities allow </w:t>
        </w:r>
      </w:ins>
      <w:ins w:id="53" w:author="Joseph Desloges" w:date="2022-02-26T17:50:00Z">
        <w:r w:rsidR="00603AEC">
          <w:t>anchoring the top of core dates and 0/0 (depth/date)</w:t>
        </w:r>
      </w:ins>
      <w:ins w:id="54" w:author="Joseph Desloges" w:date="2022-02-26T21:29:00Z">
        <w:r w:rsidR="004E2105">
          <w:t xml:space="preserve"> (Fig. 3 and Fig</w:t>
        </w:r>
      </w:ins>
      <w:ins w:id="55" w:author="Joseph Desloges" w:date="2022-02-26T17:50:00Z">
        <w:r w:rsidR="00603AEC">
          <w:t>.</w:t>
        </w:r>
      </w:ins>
      <w:ins w:id="56" w:author="Joseph Desloges" w:date="2022-02-26T21:29:00Z">
        <w:r w:rsidR="004E2105">
          <w:t xml:space="preserve"> 4).</w:t>
        </w:r>
      </w:ins>
      <w:ins w:id="57" w:author="Joseph Desloges" w:date="2022-02-26T17:50:00Z">
        <w:r w:rsidR="00603AEC">
          <w:t xml:space="preserve"> </w:t>
        </w:r>
      </w:ins>
      <w:del w:id="58" w:author="Joseph Desloges" w:date="2022-02-26T17:50:00Z">
        <w:r w:rsidDel="00603AEC">
          <w:delText>Since a preserved sediment water interface was not available, an additional date of 0 cal BP at a core depth of 0 cm, is not provided.</w:delText>
        </w:r>
      </w:del>
      <w:ins w:id="59" w:author="Joseph Desloges" w:date="2022-02-26T17:53:00Z">
        <w:r w:rsidR="00603AEC">
          <w:t xml:space="preserve"> </w:t>
        </w:r>
      </w:ins>
    </w:p>
    <w:p w14:paraId="6AC0EDC4" w14:textId="77777777" w:rsidR="00E209F1" w:rsidRDefault="00484B0E">
      <w:pPr>
        <w:pStyle w:val="CaptionedFigure"/>
      </w:pPr>
      <w:r>
        <w:rPr>
          <w:noProof/>
        </w:rPr>
        <w:drawing>
          <wp:inline distT="0" distB="0" distL="0" distR="0" wp14:anchorId="71C182F2" wp14:editId="27C97128">
            <wp:extent cx="5334000" cy="3774684"/>
            <wp:effectExtent l="0" t="0" r="0" b="0"/>
            <wp:docPr id="1" name="Picture" descr="Figure 1: Location of long cores and Ekman surficial cores."/>
            <wp:cNvGraphicFramePr/>
            <a:graphic xmlns:a="http://schemas.openxmlformats.org/drawingml/2006/main">
              <a:graphicData uri="http://schemas.openxmlformats.org/drawingml/2006/picture">
                <pic:pic xmlns:pic="http://schemas.openxmlformats.org/drawingml/2006/picture">
                  <pic:nvPicPr>
                    <pic:cNvPr id="0" name="Picture" descr="figs/map.png"/>
                    <pic:cNvPicPr>
                      <a:picLocks noChangeAspect="1" noChangeArrowheads="1"/>
                    </pic:cNvPicPr>
                  </pic:nvPicPr>
                  <pic:blipFill>
                    <a:blip r:embed="rId12"/>
                    <a:stretch>
                      <a:fillRect/>
                    </a:stretch>
                  </pic:blipFill>
                  <pic:spPr bwMode="auto">
                    <a:xfrm>
                      <a:off x="0" y="0"/>
                      <a:ext cx="5334000" cy="3774684"/>
                    </a:xfrm>
                    <a:prstGeom prst="rect">
                      <a:avLst/>
                    </a:prstGeom>
                    <a:noFill/>
                    <a:ln w="9525">
                      <a:noFill/>
                      <a:headEnd/>
                      <a:tailEnd/>
                    </a:ln>
                  </pic:spPr>
                </pic:pic>
              </a:graphicData>
            </a:graphic>
          </wp:inline>
        </w:drawing>
      </w:r>
    </w:p>
    <w:p w14:paraId="066E6CDF" w14:textId="4B96FA9C" w:rsidR="00E209F1" w:rsidRPr="00603AEC" w:rsidRDefault="00484B0E">
      <w:pPr>
        <w:pStyle w:val="ImageCaption"/>
        <w:rPr>
          <w:i w:val="0"/>
          <w:iCs/>
          <w:rPrChange w:id="60" w:author="Joseph Desloges" w:date="2022-02-26T17:51:00Z">
            <w:rPr/>
          </w:rPrChange>
        </w:rPr>
      </w:pPr>
      <w:r>
        <w:t xml:space="preserve">Figure 1: Location of long </w:t>
      </w:r>
      <w:proofErr w:type="spellStart"/>
      <w:ins w:id="61" w:author="Joseph Desloges" w:date="2022-02-26T17:39:00Z">
        <w:r w:rsidR="0088262C">
          <w:t>vibra</w:t>
        </w:r>
        <w:proofErr w:type="spellEnd"/>
        <w:r w:rsidR="0088262C">
          <w:t xml:space="preserve"> </w:t>
        </w:r>
      </w:ins>
      <w:r>
        <w:t xml:space="preserve">cores </w:t>
      </w:r>
      <w:ins w:id="62" w:author="Joseph Desloges" w:date="2022-02-26T17:39:00Z">
        <w:r w:rsidR="0088262C">
          <w:t xml:space="preserve">(V) </w:t>
        </w:r>
      </w:ins>
      <w:r>
        <w:t>and Ekman surficial cores</w:t>
      </w:r>
      <w:ins w:id="63" w:author="Joseph Desloges" w:date="2022-02-26T17:39:00Z">
        <w:r w:rsidR="0088262C">
          <w:t xml:space="preserve"> (E)</w:t>
        </w:r>
      </w:ins>
      <w:r>
        <w:t>.</w:t>
      </w:r>
      <w:ins w:id="64" w:author="Joseph Desloges" w:date="2022-02-26T17:50:00Z">
        <w:r w:rsidR="00603AEC">
          <w:t xml:space="preserve"> </w:t>
        </w:r>
      </w:ins>
      <w:ins w:id="65" w:author="Joseph Desloges" w:date="2022-02-26T17:51:00Z">
        <w:r w:rsidR="00603AEC" w:rsidRPr="00603AEC">
          <w:rPr>
            <w:i w:val="0"/>
            <w:iCs/>
            <w:rPrChange w:id="66" w:author="Joseph Desloges" w:date="2022-02-26T17:51:00Z">
              <w:rPr/>
            </w:rPrChange>
          </w:rPr>
          <w:t>(((Study area is introduced earlier in the paper so this should do</w:t>
        </w:r>
        <w:r w:rsidR="00603AEC" w:rsidRPr="00603AEC">
          <w:rPr>
            <w:i w:val="0"/>
            <w:iCs/>
          </w:rPr>
          <w:t>)))</w:t>
        </w:r>
        <w:r w:rsidR="00603AEC" w:rsidRPr="00603AEC">
          <w:rPr>
            <w:i w:val="0"/>
            <w:iCs/>
            <w:rPrChange w:id="67" w:author="Joseph Desloges" w:date="2022-02-26T17:51:00Z">
              <w:rPr/>
            </w:rPrChange>
          </w:rPr>
          <w:t xml:space="preserve">. </w:t>
        </w:r>
      </w:ins>
    </w:p>
    <w:p w14:paraId="5553535E" w14:textId="77777777" w:rsidR="00E209F1" w:rsidRDefault="00484B0E">
      <w:pPr>
        <w:pStyle w:val="CaptionedFigure"/>
      </w:pPr>
      <w:r>
        <w:rPr>
          <w:noProof/>
        </w:rPr>
        <w:lastRenderedPageBreak/>
        <w:drawing>
          <wp:inline distT="0" distB="0" distL="0" distR="0" wp14:anchorId="7606CD17" wp14:editId="7DF6E915">
            <wp:extent cx="5334000" cy="4000500"/>
            <wp:effectExtent l="0" t="0" r="0" b="0"/>
            <wp:docPr id="2" name="Picture" descr="Figure 2: Sediment accumulation rates derived from the three C14 dates for Cores V1 (Red), and V2 (Green and Blue. The black line is the line of best fit through all three ams radio carbon dates."/>
            <wp:cNvGraphicFramePr/>
            <a:graphic xmlns:a="http://schemas.openxmlformats.org/drawingml/2006/main">
              <a:graphicData uri="http://schemas.openxmlformats.org/drawingml/2006/picture">
                <pic:pic xmlns:pic="http://schemas.openxmlformats.org/drawingml/2006/picture">
                  <pic:nvPicPr>
                    <pic:cNvPr id="0" name="Picture" descr="figs/ams_sed_rates.png"/>
                    <pic:cNvPicPr>
                      <a:picLocks noChangeAspect="1" noChangeArrowheads="1"/>
                    </pic:cNvPicPr>
                  </pic:nvPicPr>
                  <pic:blipFill>
                    <a:blip r:embed="rId13"/>
                    <a:stretch>
                      <a:fillRect/>
                    </a:stretch>
                  </pic:blipFill>
                  <pic:spPr bwMode="auto">
                    <a:xfrm>
                      <a:off x="0" y="0"/>
                      <a:ext cx="5334000" cy="4000500"/>
                    </a:xfrm>
                    <a:prstGeom prst="rect">
                      <a:avLst/>
                    </a:prstGeom>
                    <a:noFill/>
                    <a:ln w="9525">
                      <a:noFill/>
                      <a:headEnd/>
                      <a:tailEnd/>
                    </a:ln>
                  </pic:spPr>
                </pic:pic>
              </a:graphicData>
            </a:graphic>
          </wp:inline>
        </w:drawing>
      </w:r>
    </w:p>
    <w:p w14:paraId="78B22B5D" w14:textId="74C37376" w:rsidR="00E209F1" w:rsidRDefault="00484B0E">
      <w:pPr>
        <w:pStyle w:val="ImageCaption"/>
      </w:pPr>
      <w:r>
        <w:t xml:space="preserve">Figure 2: Sediment accumulation rates derived from the three C14 dates for Cores V1 (Red), and V2 (Green and Blue. </w:t>
      </w:r>
      <w:del w:id="68" w:author="Joseph Desloges" w:date="2022-02-26T17:52:00Z">
        <w:r w:rsidDel="00603AEC">
          <w:delText>The black line is the line of best fit through all three ams radio carbon dates.</w:delText>
        </w:r>
      </w:del>
      <w:ins w:id="69" w:author="Joseph Desloges" w:date="2022-02-26T17:52:00Z">
        <w:r w:rsidR="00603AEC">
          <w:t xml:space="preserve"> Get rid of the black line. It is based on one date that you argue is suspect. </w:t>
        </w:r>
      </w:ins>
    </w:p>
    <w:p w14:paraId="66369667" w14:textId="77777777" w:rsidR="00E209F1" w:rsidRDefault="00484B0E">
      <w:pPr>
        <w:pStyle w:val="CaptionedFigure"/>
      </w:pPr>
      <w:r>
        <w:rPr>
          <w:noProof/>
        </w:rPr>
        <w:lastRenderedPageBreak/>
        <w:drawing>
          <wp:inline distT="0" distB="0" distL="0" distR="0" wp14:anchorId="0458C30B" wp14:editId="5C3F2C93">
            <wp:extent cx="5334000" cy="4000500"/>
            <wp:effectExtent l="0" t="0" r="0" b="0"/>
            <wp:docPr id="3" name="Picture" descr="Figure 3: Sedimentation rates for Ekman surficial cores proximal to core V2."/>
            <wp:cNvGraphicFramePr/>
            <a:graphic xmlns:a="http://schemas.openxmlformats.org/drawingml/2006/main">
              <a:graphicData uri="http://schemas.openxmlformats.org/drawingml/2006/picture">
                <pic:pic xmlns:pic="http://schemas.openxmlformats.org/drawingml/2006/picture">
                  <pic:nvPicPr>
                    <pic:cNvPr id="0" name="Picture" descr="figs/ekman_sed_rate_near_V2.png"/>
                    <pic:cNvPicPr>
                      <a:picLocks noChangeAspect="1" noChangeArrowheads="1"/>
                    </pic:cNvPicPr>
                  </pic:nvPicPr>
                  <pic:blipFill>
                    <a:blip r:embed="rId14"/>
                    <a:stretch>
                      <a:fillRect/>
                    </a:stretch>
                  </pic:blipFill>
                  <pic:spPr bwMode="auto">
                    <a:xfrm>
                      <a:off x="0" y="0"/>
                      <a:ext cx="5334000" cy="4000500"/>
                    </a:xfrm>
                    <a:prstGeom prst="rect">
                      <a:avLst/>
                    </a:prstGeom>
                    <a:noFill/>
                    <a:ln w="9525">
                      <a:noFill/>
                      <a:headEnd/>
                      <a:tailEnd/>
                    </a:ln>
                  </pic:spPr>
                </pic:pic>
              </a:graphicData>
            </a:graphic>
          </wp:inline>
        </w:drawing>
      </w:r>
    </w:p>
    <w:p w14:paraId="5734E4ED" w14:textId="75FAE2E1" w:rsidR="00E209F1" w:rsidRDefault="00484B0E">
      <w:pPr>
        <w:pStyle w:val="ImageCaption"/>
      </w:pPr>
      <w:r>
        <w:t>Figure 3: Sedimentation rates for Ekman</w:t>
      </w:r>
      <w:ins w:id="70" w:author="Joseph Desloges" w:date="2022-02-26T18:08:00Z">
        <w:r w:rsidR="00CF10D0">
          <w:t xml:space="preserve"> </w:t>
        </w:r>
        <w:proofErr w:type="gramStart"/>
        <w:r w:rsidR="00CF10D0">
          <w:t>(</w:t>
        </w:r>
      </w:ins>
      <w:r>
        <w:t xml:space="preserve"> </w:t>
      </w:r>
      <w:ins w:id="71" w:author="Joseph Desloges" w:date="2022-02-26T18:08:00Z">
        <w:r w:rsidR="00CF10D0">
          <w:t>E</w:t>
        </w:r>
        <w:proofErr w:type="gramEnd"/>
        <w:r w:rsidR="00CF10D0">
          <w:t xml:space="preserve"> )</w:t>
        </w:r>
      </w:ins>
      <w:r>
        <w:t>surficial cores proximal to core V2.</w:t>
      </w:r>
    </w:p>
    <w:p w14:paraId="233F4D70" w14:textId="77777777" w:rsidR="00E209F1" w:rsidRDefault="00484B0E">
      <w:pPr>
        <w:pStyle w:val="CaptionedFigure"/>
      </w:pPr>
      <w:r>
        <w:rPr>
          <w:noProof/>
        </w:rPr>
        <w:lastRenderedPageBreak/>
        <w:drawing>
          <wp:inline distT="0" distB="0" distL="0" distR="0" wp14:anchorId="7E9DEA5A" wp14:editId="0B346E91">
            <wp:extent cx="5334000" cy="4000500"/>
            <wp:effectExtent l="0" t="0" r="0" b="0"/>
            <wp:docPr id="4" name="Picture" descr="Figure 4: Cumulative sedimentation rates for cores V1 and V2 and Ekman surficial cores EK13, 14, and 15 proximal to V2."/>
            <wp:cNvGraphicFramePr/>
            <a:graphic xmlns:a="http://schemas.openxmlformats.org/drawingml/2006/main">
              <a:graphicData uri="http://schemas.openxmlformats.org/drawingml/2006/picture">
                <pic:pic xmlns:pic="http://schemas.openxmlformats.org/drawingml/2006/picture">
                  <pic:nvPicPr>
                    <pic:cNvPr id="0" name="Picture" descr="figs/sed_rates_V1_V2_ekmans.png"/>
                    <pic:cNvPicPr>
                      <a:picLocks noChangeAspect="1" noChangeArrowheads="1"/>
                    </pic:cNvPicPr>
                  </pic:nvPicPr>
                  <pic:blipFill>
                    <a:blip r:embed="rId15"/>
                    <a:stretch>
                      <a:fillRect/>
                    </a:stretch>
                  </pic:blipFill>
                  <pic:spPr bwMode="auto">
                    <a:xfrm>
                      <a:off x="0" y="0"/>
                      <a:ext cx="5334000" cy="4000500"/>
                    </a:xfrm>
                    <a:prstGeom prst="rect">
                      <a:avLst/>
                    </a:prstGeom>
                    <a:noFill/>
                    <a:ln w="9525">
                      <a:noFill/>
                      <a:headEnd/>
                      <a:tailEnd/>
                    </a:ln>
                  </pic:spPr>
                </pic:pic>
              </a:graphicData>
            </a:graphic>
          </wp:inline>
        </w:drawing>
      </w:r>
    </w:p>
    <w:p w14:paraId="4E8A8665" w14:textId="7E3545E8" w:rsidR="00E209F1" w:rsidRDefault="00484B0E">
      <w:pPr>
        <w:pStyle w:val="ImageCaption"/>
      </w:pPr>
      <w:r>
        <w:t xml:space="preserve">Figure 4: Cumulative </w:t>
      </w:r>
      <w:ins w:id="72" w:author="Joseph Desloges" w:date="2022-02-26T21:29:00Z">
        <w:r w:rsidR="004E2105">
          <w:t xml:space="preserve">accumulation </w:t>
        </w:r>
      </w:ins>
      <w:del w:id="73" w:author="Joseph Desloges" w:date="2022-02-26T21:29:00Z">
        <w:r w:rsidDel="004E2105">
          <w:delText>sedimentation</w:delText>
        </w:r>
      </w:del>
      <w:r>
        <w:t xml:space="preserve"> rates for cores V1 and V2 and Ekman surficial cores E</w:t>
      </w:r>
      <w:del w:id="74" w:author="Joseph Desloges" w:date="2022-02-26T21:30:00Z">
        <w:r w:rsidDel="004E2105">
          <w:delText>K</w:delText>
        </w:r>
      </w:del>
      <w:r>
        <w:t>13, 14, and 15 proximal to V2.</w:t>
      </w:r>
      <w:ins w:id="75" w:author="Joseph Desloges" w:date="2022-02-26T18:09:00Z">
        <w:r w:rsidR="00CF10D0">
          <w:t xml:space="preserve"> </w:t>
        </w:r>
        <w:proofErr w:type="gramStart"/>
        <w:r w:rsidR="00CF10D0">
          <w:t>So</w:t>
        </w:r>
        <w:proofErr w:type="gramEnd"/>
        <w:r w:rsidR="00CF10D0">
          <w:t xml:space="preserve"> get rid of the black and blue lines</w:t>
        </w:r>
      </w:ins>
      <w:ins w:id="76" w:author="Joseph Desloges" w:date="2022-02-26T18:10:00Z">
        <w:r w:rsidR="00505068">
          <w:t xml:space="preserve">. </w:t>
        </w:r>
      </w:ins>
      <w:ins w:id="77" w:author="Joseph Desloges" w:date="2022-02-26T18:11:00Z">
        <w:r w:rsidR="00505068">
          <w:t>R</w:t>
        </w:r>
      </w:ins>
      <w:ins w:id="78" w:author="Joseph Desloges" w:date="2022-02-26T18:09:00Z">
        <w:r w:rsidR="00CF10D0">
          <w:t xml:space="preserve">ely on </w:t>
        </w:r>
        <w:proofErr w:type="spellStart"/>
        <w:r w:rsidR="00CF10D0">
          <w:t>Ekmans</w:t>
        </w:r>
        <w:proofErr w:type="spellEnd"/>
        <w:r w:rsidR="00CF10D0">
          <w:t xml:space="preserve">, </w:t>
        </w:r>
      </w:ins>
      <w:ins w:id="79" w:author="Joseph Desloges" w:date="2022-02-26T18:10:00Z">
        <w:r w:rsidR="00CF10D0">
          <w:t>V1 and V2b dates, laminae thickness and Quesnel Lake results. All point to consistent results in the 1.5 mm/a range!</w:t>
        </w:r>
      </w:ins>
    </w:p>
    <w:p w14:paraId="3352C030" w14:textId="06A182A2" w:rsidR="00E209F1" w:rsidRDefault="00484B0E">
      <w:pPr>
        <w:pStyle w:val="BodyText"/>
      </w:pPr>
      <w:r>
        <w:t xml:space="preserve">The sediment laminae chronology from cores V1 and V2 are interpreted as annual couplets or </w:t>
      </w:r>
      <w:proofErr w:type="spellStart"/>
      <w:r>
        <w:t>varves</w:t>
      </w:r>
      <w:proofErr w:type="spellEnd"/>
      <w:r>
        <w:t xml:space="preserve">. This interpretation is supported by the AMS radiocarbon dated samples from cores V1 and V2 which corresponded reasonably well with the age of the varve at the same depth. However, some error is present in the varve chronology due to the presence of disturbed sections of core, core compaction, undercounting, and subjectivity in classifying </w:t>
      </w:r>
      <w:ins w:id="80" w:author="Joseph Desloges" w:date="2022-02-26T21:31:00Z">
        <w:r w:rsidR="00502EC3">
          <w:t xml:space="preserve">thicker </w:t>
        </w:r>
      </w:ins>
      <w:ins w:id="81" w:author="Joseph Desloges" w:date="2022-02-26T21:30:00Z">
        <w:r w:rsidR="00502EC3">
          <w:t>graded and massive</w:t>
        </w:r>
      </w:ins>
      <w:ins w:id="82" w:author="Joseph Desloges" w:date="2022-02-26T21:31:00Z">
        <w:r w:rsidR="00502EC3">
          <w:t xml:space="preserve"> laminae/beds that interpreted as </w:t>
        </w:r>
      </w:ins>
      <w:r>
        <w:t xml:space="preserve">flood events. </w:t>
      </w:r>
      <w:del w:id="83" w:author="Joseph Desloges" w:date="2022-02-26T21:31:00Z">
        <w:r w:rsidDel="00502EC3">
          <w:delText xml:space="preserve">The degree of surface disturbance was larger than expected in both V1 and V2, due to the vibra coring process. This led to sections of the cores without visible laminae couples, primarily near the tops of the cores. A total of 127 mm of V1 was disturbed and 75 mm of V2 </w:delText>
        </w:r>
        <w:commentRangeStart w:id="84"/>
        <w:r w:rsidDel="00502EC3">
          <w:delText>was</w:delText>
        </w:r>
      </w:del>
      <w:commentRangeEnd w:id="84"/>
      <w:r w:rsidR="00502EC3">
        <w:rPr>
          <w:rStyle w:val="CommentReference"/>
        </w:rPr>
        <w:commentReference w:id="84"/>
      </w:r>
      <w:del w:id="85" w:author="Joseph Desloges" w:date="2022-02-26T21:31:00Z">
        <w:r w:rsidDel="00502EC3">
          <w:delText xml:space="preserve"> disturbed. </w:delText>
        </w:r>
      </w:del>
      <w:r>
        <w:t xml:space="preserve">In the absence of laminae couplets, the time elapsed over disturbed sections, was interpolated using a 30-year moving average </w:t>
      </w:r>
      <w:ins w:id="86" w:author="Joseph Desloges" w:date="2022-02-26T21:32:00Z">
        <w:r w:rsidR="00502EC3">
          <w:t xml:space="preserve">accumulation </w:t>
        </w:r>
      </w:ins>
      <w:del w:id="87" w:author="Joseph Desloges" w:date="2022-02-26T21:32:00Z">
        <w:r w:rsidDel="00502EC3">
          <w:delText>sediment</w:delText>
        </w:r>
      </w:del>
      <w:r>
        <w:t xml:space="preserve"> rate following methods described in Menounos et al., 2008.</w:t>
      </w:r>
    </w:p>
    <w:p w14:paraId="08A3AFB5" w14:textId="523D7A19" w:rsidR="00E209F1" w:rsidRDefault="00502EC3">
      <w:pPr>
        <w:pStyle w:val="BodyText"/>
      </w:pPr>
      <w:ins w:id="88" w:author="Joseph Desloges" w:date="2022-02-26T21:32:00Z">
        <w:r>
          <w:t>L</w:t>
        </w:r>
      </w:ins>
      <w:del w:id="89" w:author="Joseph Desloges" w:date="2022-02-26T21:32:00Z">
        <w:r w:rsidR="00484B0E" w:rsidDel="00502EC3">
          <w:delText>l</w:delText>
        </w:r>
      </w:del>
      <w:r w:rsidR="00484B0E">
        <w:t xml:space="preserve">aminae couplets with thicknesses greater than 3 standard deviations from the mean were classified as event-based turbidite beds. </w:t>
      </w:r>
      <w:proofErr w:type="gramStart"/>
      <w:r w:rsidR="00484B0E">
        <w:t>Table 1,</w:t>
      </w:r>
      <w:proofErr w:type="gramEnd"/>
      <w:r w:rsidR="00484B0E">
        <w:t xml:space="preserve"> shows the eight turbidites observed in V1 and nine turbidites observed in V2, and their corresponding laminae thickness and estimated year </w:t>
      </w:r>
      <w:ins w:id="90" w:author="Joseph Desloges" w:date="2022-02-26T21:32:00Z">
        <w:r>
          <w:t xml:space="preserve">using the </w:t>
        </w:r>
      </w:ins>
      <w:del w:id="91" w:author="Joseph Desloges" w:date="2022-02-26T21:32:00Z">
        <w:r w:rsidR="00484B0E" w:rsidDel="00502EC3">
          <w:delText xml:space="preserve">by AMS </w:delText>
        </w:r>
      </w:del>
      <w:ins w:id="92" w:author="Joseph Desloges" w:date="2022-02-26T21:33:00Z">
        <w:r>
          <w:t>14C-derived accumulation rates</w:t>
        </w:r>
      </w:ins>
      <w:del w:id="93" w:author="Joseph Desloges" w:date="2022-02-26T21:33:00Z">
        <w:r w:rsidR="00484B0E" w:rsidDel="00502EC3">
          <w:delText>radiocarbon date</w:delText>
        </w:r>
      </w:del>
      <w:r w:rsidR="00484B0E">
        <w:t xml:space="preserve">. </w:t>
      </w:r>
      <w:proofErr w:type="gramStart"/>
      <w:r w:rsidR="00484B0E">
        <w:t>Figure 5,</w:t>
      </w:r>
      <w:proofErr w:type="gramEnd"/>
      <w:r w:rsidR="00484B0E">
        <w:t xml:space="preserve"> shows the timing of the turbidite beds are not correlated between </w:t>
      </w:r>
      <w:del w:id="94" w:author="Joseph Desloges" w:date="2022-02-26T21:33:00Z">
        <w:r w:rsidR="00484B0E" w:rsidDel="00502EC3">
          <w:delText xml:space="preserve">most of the turbidite </w:delText>
        </w:r>
        <w:r w:rsidR="00484B0E" w:rsidDel="00502EC3">
          <w:lastRenderedPageBreak/>
          <w:delText xml:space="preserve">events at </w:delText>
        </w:r>
      </w:del>
      <w:r w:rsidR="00484B0E">
        <w:t xml:space="preserve">V1 and V2. </w:t>
      </w:r>
      <w:del w:id="95" w:author="Joseph Desloges" w:date="2022-02-26T21:37:00Z">
        <w:r w:rsidR="00484B0E" w:rsidDel="00502EC3">
          <w:delText>Therefore, i</w:delText>
        </w:r>
      </w:del>
      <w:ins w:id="96" w:author="Joseph Desloges" w:date="2022-02-26T21:37:00Z">
        <w:r>
          <w:t>I</w:t>
        </w:r>
      </w:ins>
      <w:r w:rsidR="00484B0E">
        <w:t xml:space="preserve">t is likely the turbidite beds are formed by </w:t>
      </w:r>
      <w:ins w:id="97" w:author="Joseph Desloges" w:date="2022-02-26T21:37:00Z">
        <w:r>
          <w:t xml:space="preserve">more </w:t>
        </w:r>
      </w:ins>
      <w:r w:rsidR="00484B0E">
        <w:t>isolated events</w:t>
      </w:r>
      <w:del w:id="98" w:author="Joseph Desloges" w:date="2022-02-26T21:37:00Z">
        <w:r w:rsidR="00484B0E" w:rsidDel="00502EC3">
          <w:delText>,</w:delText>
        </w:r>
      </w:del>
      <w:r w:rsidR="00484B0E">
        <w:t xml:space="preserve"> proximal to the core location</w:t>
      </w:r>
      <w:ins w:id="99" w:author="Joseph Desloges" w:date="2022-02-26T21:38:00Z">
        <w:r>
          <w:t>s</w:t>
        </w:r>
      </w:ins>
      <w:r w:rsidR="00484B0E">
        <w:t xml:space="preserve"> such as adjacent hillslope failures, </w:t>
      </w:r>
      <w:del w:id="100" w:author="Joseph Desloges" w:date="2022-02-26T21:38:00Z">
        <w:r w:rsidR="00484B0E" w:rsidDel="00502EC3">
          <w:delText xml:space="preserve">turbidite </w:delText>
        </w:r>
      </w:del>
      <w:ins w:id="101" w:author="Joseph Desloges" w:date="2022-02-26T21:38:00Z">
        <w:r>
          <w:t xml:space="preserve">subaqueous </w:t>
        </w:r>
      </w:ins>
      <w:r w:rsidR="00484B0E">
        <w:t xml:space="preserve">side-wall slumps and/or very local </w:t>
      </w:r>
      <w:ins w:id="102" w:author="Joseph Desloges" w:date="2022-02-26T21:38:00Z">
        <w:r>
          <w:t>tribu</w:t>
        </w:r>
      </w:ins>
      <w:ins w:id="103" w:author="Joseph Desloges" w:date="2022-02-26T21:39:00Z">
        <w:r>
          <w:t>tary</w:t>
        </w:r>
      </w:ins>
      <w:ins w:id="104" w:author="Joseph Desloges" w:date="2022-02-26T21:38:00Z">
        <w:r>
          <w:t xml:space="preserve"> s</w:t>
        </w:r>
      </w:ins>
      <w:ins w:id="105" w:author="Joseph Desloges" w:date="2022-02-26T21:39:00Z">
        <w:r>
          <w:t xml:space="preserve">tream floods. </w:t>
        </w:r>
      </w:ins>
      <w:del w:id="106" w:author="Joseph Desloges" w:date="2022-02-26T21:39:00Z">
        <w:r w:rsidR="00484B0E" w:rsidDel="00502EC3">
          <w:delText>debris flows</w:delText>
        </w:r>
      </w:del>
      <w:r w:rsidR="00484B0E">
        <w:t xml:space="preserve">. </w:t>
      </w:r>
      <w:proofErr w:type="gramStart"/>
      <w:ins w:id="107" w:author="Joseph Desloges" w:date="2022-02-26T21:39:00Z">
        <w:r>
          <w:t>For the purpose of</w:t>
        </w:r>
        <w:proofErr w:type="gramEnd"/>
        <w:r>
          <w:t xml:space="preserve"> establishing an accumulation rate chronology based on the varve</w:t>
        </w:r>
      </w:ins>
      <w:ins w:id="108" w:author="Joseph Desloges" w:date="2022-02-26T21:40:00Z">
        <w:r>
          <w:t xml:space="preserve"> only couplets, the </w:t>
        </w:r>
      </w:ins>
      <w:del w:id="109" w:author="Joseph Desloges" w:date="2022-02-26T21:40:00Z">
        <w:r w:rsidR="00484B0E" w:rsidDel="00502EC3">
          <w:delText xml:space="preserve">Since the </w:delText>
        </w:r>
      </w:del>
      <w:r w:rsidR="00484B0E">
        <w:t xml:space="preserve">turbidite beds </w:t>
      </w:r>
      <w:del w:id="110" w:author="Joseph Desloges" w:date="2022-02-26T21:40:00Z">
        <w:r w:rsidR="00484B0E" w:rsidDel="00502EC3">
          <w:delText xml:space="preserve">were inferred to be localized events they </w:delText>
        </w:r>
      </w:del>
      <w:r w:rsidR="00484B0E">
        <w:t>were removed from the varve counting chronology.</w:t>
      </w:r>
    </w:p>
    <w:p w14:paraId="0A98640F" w14:textId="560B38FE" w:rsidR="00E209F1" w:rsidRDefault="00484B0E">
      <w:pPr>
        <w:pStyle w:val="TableCaption"/>
      </w:pPr>
      <w:r>
        <w:t xml:space="preserve">Table 1: Timing and thickness of turbidite laminae </w:t>
      </w:r>
      <w:del w:id="111" w:author="Joseph Desloges" w:date="2022-02-26T21:35:00Z">
        <w:r w:rsidDel="00502EC3">
          <w:delText xml:space="preserve">(Lam.) </w:delText>
        </w:r>
      </w:del>
      <w:r>
        <w:t xml:space="preserve">for V1 and V2. Est. Year (CE) is the estimated year using linear interpolation </w:t>
      </w:r>
      <w:ins w:id="112" w:author="Joseph Desloges" w:date="2022-02-26T21:35:00Z">
        <w:r w:rsidR="00502EC3">
          <w:t>of the accumulation rate curve</w:t>
        </w:r>
      </w:ins>
      <w:del w:id="113" w:author="Joseph Desloges" w:date="2022-02-26T21:35:00Z">
        <w:r w:rsidDel="00502EC3">
          <w:delText>from the AMS radiocarbon dates</w:delText>
        </w:r>
      </w:del>
      <w:r>
        <w:t>.</w:t>
      </w:r>
    </w:p>
    <w:tbl>
      <w:tblPr>
        <w:tblStyle w:val="Table"/>
        <w:tblW w:w="0" w:type="auto"/>
        <w:tblLook w:val="0020" w:firstRow="1" w:lastRow="0" w:firstColumn="0" w:lastColumn="0" w:noHBand="0" w:noVBand="0"/>
      </w:tblPr>
      <w:tblGrid>
        <w:gridCol w:w="695"/>
        <w:gridCol w:w="1475"/>
        <w:gridCol w:w="1621"/>
        <w:gridCol w:w="3220"/>
      </w:tblGrid>
      <w:tr w:rsidR="00E209F1" w14:paraId="5B0A5956" w14:textId="77777777" w:rsidTr="00E209F1">
        <w:trPr>
          <w:cnfStyle w:val="100000000000" w:firstRow="1" w:lastRow="0" w:firstColumn="0" w:lastColumn="0" w:oddVBand="0" w:evenVBand="0" w:oddHBand="0" w:evenHBand="0" w:firstRowFirstColumn="0" w:firstRowLastColumn="0" w:lastRowFirstColumn="0" w:lastRowLastColumn="0"/>
          <w:tblHeader/>
        </w:trPr>
        <w:tc>
          <w:tcPr>
            <w:tcW w:w="0" w:type="auto"/>
          </w:tcPr>
          <w:p w14:paraId="13435ADC" w14:textId="77777777" w:rsidR="00E209F1" w:rsidRDefault="00484B0E">
            <w:pPr>
              <w:pStyle w:val="Compact"/>
            </w:pPr>
            <w:r>
              <w:t>Core</w:t>
            </w:r>
          </w:p>
        </w:tc>
        <w:tc>
          <w:tcPr>
            <w:tcW w:w="0" w:type="auto"/>
          </w:tcPr>
          <w:p w14:paraId="1A01615F" w14:textId="77777777" w:rsidR="00E209F1" w:rsidRDefault="00484B0E">
            <w:pPr>
              <w:pStyle w:val="Compact"/>
              <w:jc w:val="right"/>
            </w:pPr>
            <w:r>
              <w:t>Depth (mm)</w:t>
            </w:r>
          </w:p>
        </w:tc>
        <w:tc>
          <w:tcPr>
            <w:tcW w:w="0" w:type="auto"/>
          </w:tcPr>
          <w:p w14:paraId="42013CDF" w14:textId="77777777" w:rsidR="00E209F1" w:rsidRDefault="00484B0E">
            <w:pPr>
              <w:pStyle w:val="Compact"/>
              <w:jc w:val="right"/>
            </w:pPr>
            <w:r>
              <w:t>Est. Year (CE)</w:t>
            </w:r>
          </w:p>
        </w:tc>
        <w:tc>
          <w:tcPr>
            <w:tcW w:w="0" w:type="auto"/>
          </w:tcPr>
          <w:p w14:paraId="44891C2A" w14:textId="3513F2D5" w:rsidR="00E209F1" w:rsidRDefault="00484B0E">
            <w:pPr>
              <w:pStyle w:val="Compact"/>
              <w:jc w:val="right"/>
            </w:pPr>
            <w:r>
              <w:t>Lam</w:t>
            </w:r>
            <w:ins w:id="114" w:author="Joseph Desloges" w:date="2022-02-26T21:35:00Z">
              <w:r w:rsidR="00502EC3">
                <w:t>inae</w:t>
              </w:r>
            </w:ins>
            <w:del w:id="115" w:author="Joseph Desloges" w:date="2022-02-26T21:35:00Z">
              <w:r w:rsidDel="00502EC3">
                <w:delText>.</w:delText>
              </w:r>
            </w:del>
            <w:r>
              <w:t xml:space="preserve"> Thickness (</w:t>
            </w:r>
            <w:commentRangeStart w:id="116"/>
            <w:r>
              <w:t>mm</w:t>
            </w:r>
            <w:commentRangeEnd w:id="116"/>
            <w:r w:rsidR="00502EC3">
              <w:rPr>
                <w:rStyle w:val="CommentReference"/>
              </w:rPr>
              <w:commentReference w:id="116"/>
            </w:r>
            <w:r>
              <w:t>)</w:t>
            </w:r>
          </w:p>
        </w:tc>
      </w:tr>
      <w:tr w:rsidR="00E209F1" w14:paraId="4D6624DB" w14:textId="77777777">
        <w:tc>
          <w:tcPr>
            <w:tcW w:w="0" w:type="auto"/>
          </w:tcPr>
          <w:p w14:paraId="37122F87" w14:textId="77777777" w:rsidR="00E209F1" w:rsidRDefault="00484B0E">
            <w:pPr>
              <w:pStyle w:val="Compact"/>
            </w:pPr>
            <w:r>
              <w:t>V1</w:t>
            </w:r>
          </w:p>
        </w:tc>
        <w:tc>
          <w:tcPr>
            <w:tcW w:w="0" w:type="auto"/>
          </w:tcPr>
          <w:p w14:paraId="4FB62E7A" w14:textId="77777777" w:rsidR="00E209F1" w:rsidRDefault="00484B0E">
            <w:pPr>
              <w:pStyle w:val="Compact"/>
              <w:jc w:val="right"/>
            </w:pPr>
            <w:r>
              <w:t>790.0</w:t>
            </w:r>
          </w:p>
        </w:tc>
        <w:tc>
          <w:tcPr>
            <w:tcW w:w="0" w:type="auto"/>
          </w:tcPr>
          <w:p w14:paraId="1B21CF65" w14:textId="77777777" w:rsidR="00E209F1" w:rsidRDefault="00484B0E">
            <w:pPr>
              <w:pStyle w:val="Compact"/>
              <w:jc w:val="right"/>
            </w:pPr>
            <w:r>
              <w:t>1593.77</w:t>
            </w:r>
          </w:p>
        </w:tc>
        <w:tc>
          <w:tcPr>
            <w:tcW w:w="0" w:type="auto"/>
          </w:tcPr>
          <w:p w14:paraId="7B1E1DB2" w14:textId="77777777" w:rsidR="00E209F1" w:rsidRDefault="00484B0E">
            <w:pPr>
              <w:pStyle w:val="Compact"/>
              <w:jc w:val="right"/>
            </w:pPr>
            <w:r>
              <w:t>13.3</w:t>
            </w:r>
          </w:p>
        </w:tc>
      </w:tr>
      <w:tr w:rsidR="00E209F1" w14:paraId="5CC187C4" w14:textId="77777777">
        <w:tc>
          <w:tcPr>
            <w:tcW w:w="0" w:type="auto"/>
          </w:tcPr>
          <w:p w14:paraId="62A0D4AD" w14:textId="77777777" w:rsidR="00E209F1" w:rsidRDefault="00484B0E">
            <w:pPr>
              <w:pStyle w:val="Compact"/>
            </w:pPr>
            <w:r>
              <w:t>V1</w:t>
            </w:r>
          </w:p>
        </w:tc>
        <w:tc>
          <w:tcPr>
            <w:tcW w:w="0" w:type="auto"/>
          </w:tcPr>
          <w:p w14:paraId="4F0BD8FF" w14:textId="77777777" w:rsidR="00E209F1" w:rsidRDefault="00484B0E">
            <w:pPr>
              <w:pStyle w:val="Compact"/>
              <w:jc w:val="right"/>
            </w:pPr>
            <w:r>
              <w:t>1373.0</w:t>
            </w:r>
          </w:p>
        </w:tc>
        <w:tc>
          <w:tcPr>
            <w:tcW w:w="0" w:type="auto"/>
          </w:tcPr>
          <w:p w14:paraId="14909AE9" w14:textId="77777777" w:rsidR="00E209F1" w:rsidRDefault="00484B0E">
            <w:pPr>
              <w:pStyle w:val="Compact"/>
              <w:jc w:val="right"/>
            </w:pPr>
            <w:r>
              <w:t>1281.44</w:t>
            </w:r>
          </w:p>
        </w:tc>
        <w:tc>
          <w:tcPr>
            <w:tcW w:w="0" w:type="auto"/>
          </w:tcPr>
          <w:p w14:paraId="0A93A22E" w14:textId="77777777" w:rsidR="00E209F1" w:rsidRDefault="00484B0E">
            <w:pPr>
              <w:pStyle w:val="Compact"/>
              <w:jc w:val="right"/>
            </w:pPr>
            <w:r>
              <w:t>15.9</w:t>
            </w:r>
          </w:p>
        </w:tc>
      </w:tr>
      <w:tr w:rsidR="00E209F1" w14:paraId="0BF93080" w14:textId="77777777">
        <w:tc>
          <w:tcPr>
            <w:tcW w:w="0" w:type="auto"/>
          </w:tcPr>
          <w:p w14:paraId="078247DE" w14:textId="77777777" w:rsidR="00E209F1" w:rsidRDefault="00484B0E">
            <w:pPr>
              <w:pStyle w:val="Compact"/>
            </w:pPr>
            <w:r>
              <w:t>V1</w:t>
            </w:r>
          </w:p>
        </w:tc>
        <w:tc>
          <w:tcPr>
            <w:tcW w:w="0" w:type="auto"/>
          </w:tcPr>
          <w:p w14:paraId="2C0BC513" w14:textId="77777777" w:rsidR="00E209F1" w:rsidRDefault="00484B0E">
            <w:pPr>
              <w:pStyle w:val="Compact"/>
              <w:jc w:val="right"/>
            </w:pPr>
            <w:r>
              <w:t>1609.0</w:t>
            </w:r>
          </w:p>
        </w:tc>
        <w:tc>
          <w:tcPr>
            <w:tcW w:w="0" w:type="auto"/>
          </w:tcPr>
          <w:p w14:paraId="5A9430EF" w14:textId="77777777" w:rsidR="00E209F1" w:rsidRDefault="00484B0E">
            <w:pPr>
              <w:pStyle w:val="Compact"/>
              <w:jc w:val="right"/>
            </w:pPr>
            <w:r>
              <w:t>1155.00</w:t>
            </w:r>
          </w:p>
        </w:tc>
        <w:tc>
          <w:tcPr>
            <w:tcW w:w="0" w:type="auto"/>
          </w:tcPr>
          <w:p w14:paraId="02262229" w14:textId="77777777" w:rsidR="00E209F1" w:rsidRDefault="00484B0E">
            <w:pPr>
              <w:pStyle w:val="Compact"/>
              <w:jc w:val="right"/>
            </w:pPr>
            <w:r>
              <w:t>5.3</w:t>
            </w:r>
          </w:p>
        </w:tc>
      </w:tr>
      <w:tr w:rsidR="00E209F1" w14:paraId="26A978B3" w14:textId="77777777">
        <w:tc>
          <w:tcPr>
            <w:tcW w:w="0" w:type="auto"/>
          </w:tcPr>
          <w:p w14:paraId="71C65B6B" w14:textId="77777777" w:rsidR="00E209F1" w:rsidRDefault="00484B0E">
            <w:pPr>
              <w:pStyle w:val="Compact"/>
            </w:pPr>
            <w:r>
              <w:t>V1</w:t>
            </w:r>
          </w:p>
        </w:tc>
        <w:tc>
          <w:tcPr>
            <w:tcW w:w="0" w:type="auto"/>
          </w:tcPr>
          <w:p w14:paraId="61ADFC30" w14:textId="77777777" w:rsidR="00E209F1" w:rsidRDefault="00484B0E">
            <w:pPr>
              <w:pStyle w:val="Compact"/>
              <w:jc w:val="right"/>
            </w:pPr>
            <w:r>
              <w:t>1678.0</w:t>
            </w:r>
          </w:p>
        </w:tc>
        <w:tc>
          <w:tcPr>
            <w:tcW w:w="0" w:type="auto"/>
          </w:tcPr>
          <w:p w14:paraId="6AB0B6BE" w14:textId="77777777" w:rsidR="00E209F1" w:rsidRDefault="00484B0E">
            <w:pPr>
              <w:pStyle w:val="Compact"/>
              <w:jc w:val="right"/>
            </w:pPr>
            <w:r>
              <w:t>1118.04</w:t>
            </w:r>
          </w:p>
        </w:tc>
        <w:tc>
          <w:tcPr>
            <w:tcW w:w="0" w:type="auto"/>
          </w:tcPr>
          <w:p w14:paraId="185F9A27" w14:textId="77777777" w:rsidR="00E209F1" w:rsidRDefault="00484B0E">
            <w:pPr>
              <w:pStyle w:val="Compact"/>
              <w:jc w:val="right"/>
            </w:pPr>
            <w:r>
              <w:t>3.4</w:t>
            </w:r>
          </w:p>
        </w:tc>
      </w:tr>
      <w:tr w:rsidR="00E209F1" w14:paraId="41533302" w14:textId="77777777">
        <w:tc>
          <w:tcPr>
            <w:tcW w:w="0" w:type="auto"/>
          </w:tcPr>
          <w:p w14:paraId="4E883D26" w14:textId="77777777" w:rsidR="00E209F1" w:rsidRDefault="00484B0E">
            <w:pPr>
              <w:pStyle w:val="Compact"/>
            </w:pPr>
            <w:r>
              <w:t>V1</w:t>
            </w:r>
          </w:p>
        </w:tc>
        <w:tc>
          <w:tcPr>
            <w:tcW w:w="0" w:type="auto"/>
          </w:tcPr>
          <w:p w14:paraId="5B9EB7A4" w14:textId="77777777" w:rsidR="00E209F1" w:rsidRDefault="00484B0E">
            <w:pPr>
              <w:pStyle w:val="Compact"/>
              <w:jc w:val="right"/>
            </w:pPr>
            <w:r>
              <w:t>1681.0</w:t>
            </w:r>
          </w:p>
        </w:tc>
        <w:tc>
          <w:tcPr>
            <w:tcW w:w="0" w:type="auto"/>
          </w:tcPr>
          <w:p w14:paraId="72F7EA70" w14:textId="77777777" w:rsidR="00E209F1" w:rsidRDefault="00484B0E">
            <w:pPr>
              <w:pStyle w:val="Compact"/>
              <w:jc w:val="right"/>
            </w:pPr>
            <w:r>
              <w:t>1116.43</w:t>
            </w:r>
          </w:p>
        </w:tc>
        <w:tc>
          <w:tcPr>
            <w:tcW w:w="0" w:type="auto"/>
          </w:tcPr>
          <w:p w14:paraId="2BE9BF0D" w14:textId="77777777" w:rsidR="00E209F1" w:rsidRDefault="00484B0E">
            <w:pPr>
              <w:pStyle w:val="Compact"/>
              <w:jc w:val="right"/>
            </w:pPr>
            <w:r>
              <w:t>2.7</w:t>
            </w:r>
          </w:p>
        </w:tc>
      </w:tr>
      <w:tr w:rsidR="00E209F1" w14:paraId="548CC303" w14:textId="77777777">
        <w:tc>
          <w:tcPr>
            <w:tcW w:w="0" w:type="auto"/>
          </w:tcPr>
          <w:p w14:paraId="2FD8B309" w14:textId="77777777" w:rsidR="00E209F1" w:rsidRDefault="00484B0E">
            <w:pPr>
              <w:pStyle w:val="Compact"/>
            </w:pPr>
            <w:r>
              <w:t>V1</w:t>
            </w:r>
          </w:p>
        </w:tc>
        <w:tc>
          <w:tcPr>
            <w:tcW w:w="0" w:type="auto"/>
          </w:tcPr>
          <w:p w14:paraId="27593BE9" w14:textId="77777777" w:rsidR="00E209F1" w:rsidRDefault="00484B0E">
            <w:pPr>
              <w:pStyle w:val="Compact"/>
              <w:jc w:val="right"/>
            </w:pPr>
            <w:r>
              <w:t>1757.0</w:t>
            </w:r>
          </w:p>
        </w:tc>
        <w:tc>
          <w:tcPr>
            <w:tcW w:w="0" w:type="auto"/>
          </w:tcPr>
          <w:p w14:paraId="255C12BE" w14:textId="77777777" w:rsidR="00E209F1" w:rsidRDefault="00484B0E">
            <w:pPr>
              <w:pStyle w:val="Compact"/>
              <w:jc w:val="right"/>
            </w:pPr>
            <w:r>
              <w:t>1075.71</w:t>
            </w:r>
          </w:p>
        </w:tc>
        <w:tc>
          <w:tcPr>
            <w:tcW w:w="0" w:type="auto"/>
          </w:tcPr>
          <w:p w14:paraId="5847C63C" w14:textId="77777777" w:rsidR="00E209F1" w:rsidRDefault="00484B0E">
            <w:pPr>
              <w:pStyle w:val="Compact"/>
              <w:jc w:val="right"/>
            </w:pPr>
            <w:r>
              <w:t>2.7</w:t>
            </w:r>
          </w:p>
        </w:tc>
      </w:tr>
      <w:tr w:rsidR="00E209F1" w14:paraId="56A17B2E" w14:textId="77777777">
        <w:tc>
          <w:tcPr>
            <w:tcW w:w="0" w:type="auto"/>
          </w:tcPr>
          <w:p w14:paraId="3722346A" w14:textId="77777777" w:rsidR="00E209F1" w:rsidRDefault="00484B0E">
            <w:pPr>
              <w:pStyle w:val="Compact"/>
            </w:pPr>
            <w:r>
              <w:t>V1</w:t>
            </w:r>
          </w:p>
        </w:tc>
        <w:tc>
          <w:tcPr>
            <w:tcW w:w="0" w:type="auto"/>
          </w:tcPr>
          <w:p w14:paraId="364196AF" w14:textId="77777777" w:rsidR="00E209F1" w:rsidRDefault="00484B0E">
            <w:pPr>
              <w:pStyle w:val="Compact"/>
              <w:jc w:val="right"/>
            </w:pPr>
            <w:r>
              <w:t>1760.0</w:t>
            </w:r>
          </w:p>
        </w:tc>
        <w:tc>
          <w:tcPr>
            <w:tcW w:w="0" w:type="auto"/>
          </w:tcPr>
          <w:p w14:paraId="0D3E78B1" w14:textId="77777777" w:rsidR="00E209F1" w:rsidRDefault="00484B0E">
            <w:pPr>
              <w:pStyle w:val="Compact"/>
              <w:jc w:val="right"/>
            </w:pPr>
            <w:r>
              <w:t>1074.11</w:t>
            </w:r>
          </w:p>
        </w:tc>
        <w:tc>
          <w:tcPr>
            <w:tcW w:w="0" w:type="auto"/>
          </w:tcPr>
          <w:p w14:paraId="30A8CBDC" w14:textId="77777777" w:rsidR="00E209F1" w:rsidRDefault="00484B0E">
            <w:pPr>
              <w:pStyle w:val="Compact"/>
              <w:jc w:val="right"/>
            </w:pPr>
            <w:r>
              <w:t>3.6</w:t>
            </w:r>
          </w:p>
        </w:tc>
      </w:tr>
      <w:tr w:rsidR="00E209F1" w14:paraId="2BBCE88E" w14:textId="77777777">
        <w:tc>
          <w:tcPr>
            <w:tcW w:w="0" w:type="auto"/>
          </w:tcPr>
          <w:p w14:paraId="0BFF7FC3" w14:textId="77777777" w:rsidR="00E209F1" w:rsidRDefault="00484B0E">
            <w:pPr>
              <w:pStyle w:val="Compact"/>
            </w:pPr>
            <w:r>
              <w:t>V1</w:t>
            </w:r>
          </w:p>
        </w:tc>
        <w:tc>
          <w:tcPr>
            <w:tcW w:w="0" w:type="auto"/>
          </w:tcPr>
          <w:p w14:paraId="63D50C77" w14:textId="77777777" w:rsidR="00E209F1" w:rsidRDefault="00484B0E">
            <w:pPr>
              <w:pStyle w:val="Compact"/>
              <w:jc w:val="right"/>
            </w:pPr>
            <w:r>
              <w:t>2235.0</w:t>
            </w:r>
          </w:p>
        </w:tc>
        <w:tc>
          <w:tcPr>
            <w:tcW w:w="0" w:type="auto"/>
          </w:tcPr>
          <w:p w14:paraId="7F4C2D02" w14:textId="77777777" w:rsidR="00E209F1" w:rsidRDefault="00484B0E">
            <w:pPr>
              <w:pStyle w:val="Compact"/>
              <w:jc w:val="right"/>
            </w:pPr>
            <w:r>
              <w:t>819.63</w:t>
            </w:r>
          </w:p>
        </w:tc>
        <w:tc>
          <w:tcPr>
            <w:tcW w:w="0" w:type="auto"/>
          </w:tcPr>
          <w:p w14:paraId="5EB75688" w14:textId="77777777" w:rsidR="00E209F1" w:rsidRDefault="00484B0E">
            <w:pPr>
              <w:pStyle w:val="Compact"/>
              <w:jc w:val="right"/>
              <w:rPr>
                <w:ins w:id="117" w:author="Joseph Desloges" w:date="2022-02-26T21:34:00Z"/>
              </w:rPr>
            </w:pPr>
            <w:r>
              <w:t>3.9</w:t>
            </w:r>
          </w:p>
          <w:p w14:paraId="2867A8A1" w14:textId="6E58C62B" w:rsidR="00502EC3" w:rsidRDefault="00502EC3">
            <w:pPr>
              <w:pStyle w:val="Compact"/>
              <w:jc w:val="right"/>
            </w:pPr>
          </w:p>
        </w:tc>
      </w:tr>
      <w:tr w:rsidR="00E209F1" w14:paraId="48BAE4F4" w14:textId="77777777">
        <w:tc>
          <w:tcPr>
            <w:tcW w:w="0" w:type="auto"/>
          </w:tcPr>
          <w:p w14:paraId="09324EAE" w14:textId="77777777" w:rsidR="00E209F1" w:rsidRDefault="00484B0E">
            <w:pPr>
              <w:pStyle w:val="Compact"/>
            </w:pPr>
            <w:r>
              <w:t>V2</w:t>
            </w:r>
          </w:p>
        </w:tc>
        <w:tc>
          <w:tcPr>
            <w:tcW w:w="0" w:type="auto"/>
          </w:tcPr>
          <w:p w14:paraId="6A011A70" w14:textId="77777777" w:rsidR="00E209F1" w:rsidRDefault="00484B0E">
            <w:pPr>
              <w:pStyle w:val="Compact"/>
              <w:jc w:val="right"/>
            </w:pPr>
            <w:r>
              <w:t>298.8</w:t>
            </w:r>
          </w:p>
        </w:tc>
        <w:tc>
          <w:tcPr>
            <w:tcW w:w="0" w:type="auto"/>
          </w:tcPr>
          <w:p w14:paraId="4760217D" w14:textId="77777777" w:rsidR="00E209F1" w:rsidRDefault="00484B0E">
            <w:pPr>
              <w:pStyle w:val="Compact"/>
              <w:jc w:val="right"/>
            </w:pPr>
            <w:r>
              <w:t>1811.18</w:t>
            </w:r>
          </w:p>
        </w:tc>
        <w:tc>
          <w:tcPr>
            <w:tcW w:w="0" w:type="auto"/>
          </w:tcPr>
          <w:p w14:paraId="4DF19A57" w14:textId="77777777" w:rsidR="00E209F1" w:rsidRDefault="00484B0E">
            <w:pPr>
              <w:pStyle w:val="Compact"/>
              <w:jc w:val="right"/>
            </w:pPr>
            <w:r>
              <w:t>2.3</w:t>
            </w:r>
          </w:p>
        </w:tc>
      </w:tr>
      <w:tr w:rsidR="00E209F1" w14:paraId="773F612D" w14:textId="77777777">
        <w:tc>
          <w:tcPr>
            <w:tcW w:w="0" w:type="auto"/>
          </w:tcPr>
          <w:p w14:paraId="44EE4D51" w14:textId="77777777" w:rsidR="00E209F1" w:rsidRDefault="00484B0E">
            <w:pPr>
              <w:pStyle w:val="Compact"/>
            </w:pPr>
            <w:r>
              <w:t>V2</w:t>
            </w:r>
          </w:p>
        </w:tc>
        <w:tc>
          <w:tcPr>
            <w:tcW w:w="0" w:type="auto"/>
          </w:tcPr>
          <w:p w14:paraId="0518ECC1" w14:textId="77777777" w:rsidR="00E209F1" w:rsidRDefault="00484B0E">
            <w:pPr>
              <w:pStyle w:val="Compact"/>
              <w:jc w:val="right"/>
            </w:pPr>
            <w:r>
              <w:t>587.7</w:t>
            </w:r>
          </w:p>
        </w:tc>
        <w:tc>
          <w:tcPr>
            <w:tcW w:w="0" w:type="auto"/>
          </w:tcPr>
          <w:p w14:paraId="283F50CD" w14:textId="77777777" w:rsidR="00E209F1" w:rsidRDefault="00484B0E">
            <w:pPr>
              <w:pStyle w:val="Compact"/>
              <w:jc w:val="right"/>
            </w:pPr>
            <w:r>
              <w:t>1612.19</w:t>
            </w:r>
          </w:p>
        </w:tc>
        <w:tc>
          <w:tcPr>
            <w:tcW w:w="0" w:type="auto"/>
          </w:tcPr>
          <w:p w14:paraId="200B9427" w14:textId="77777777" w:rsidR="00E209F1" w:rsidRDefault="00484B0E">
            <w:pPr>
              <w:pStyle w:val="Compact"/>
              <w:jc w:val="right"/>
            </w:pPr>
            <w:r>
              <w:t>4.0</w:t>
            </w:r>
          </w:p>
        </w:tc>
      </w:tr>
      <w:tr w:rsidR="00E209F1" w14:paraId="761504DD" w14:textId="77777777">
        <w:tc>
          <w:tcPr>
            <w:tcW w:w="0" w:type="auto"/>
          </w:tcPr>
          <w:p w14:paraId="557FE05A" w14:textId="77777777" w:rsidR="00E209F1" w:rsidRDefault="00484B0E">
            <w:pPr>
              <w:pStyle w:val="Compact"/>
            </w:pPr>
            <w:r>
              <w:t>V2</w:t>
            </w:r>
          </w:p>
        </w:tc>
        <w:tc>
          <w:tcPr>
            <w:tcW w:w="0" w:type="auto"/>
          </w:tcPr>
          <w:p w14:paraId="25CEB0D7" w14:textId="77777777" w:rsidR="00E209F1" w:rsidRDefault="00484B0E">
            <w:pPr>
              <w:pStyle w:val="Compact"/>
              <w:jc w:val="right"/>
            </w:pPr>
            <w:r>
              <w:t>768.4</w:t>
            </w:r>
          </w:p>
        </w:tc>
        <w:tc>
          <w:tcPr>
            <w:tcW w:w="0" w:type="auto"/>
          </w:tcPr>
          <w:p w14:paraId="05630146" w14:textId="77777777" w:rsidR="00E209F1" w:rsidRDefault="00484B0E">
            <w:pPr>
              <w:pStyle w:val="Compact"/>
              <w:jc w:val="right"/>
            </w:pPr>
            <w:r>
              <w:t>1487.72</w:t>
            </w:r>
          </w:p>
        </w:tc>
        <w:tc>
          <w:tcPr>
            <w:tcW w:w="0" w:type="auto"/>
          </w:tcPr>
          <w:p w14:paraId="423493C0" w14:textId="77777777" w:rsidR="00E209F1" w:rsidRDefault="00484B0E">
            <w:pPr>
              <w:pStyle w:val="Compact"/>
              <w:jc w:val="right"/>
            </w:pPr>
            <w:r>
              <w:t>2.3</w:t>
            </w:r>
          </w:p>
        </w:tc>
      </w:tr>
      <w:tr w:rsidR="00E209F1" w14:paraId="73684026" w14:textId="77777777">
        <w:tc>
          <w:tcPr>
            <w:tcW w:w="0" w:type="auto"/>
          </w:tcPr>
          <w:p w14:paraId="1F688381" w14:textId="77777777" w:rsidR="00E209F1" w:rsidRDefault="00484B0E">
            <w:pPr>
              <w:pStyle w:val="Compact"/>
            </w:pPr>
            <w:r>
              <w:t>V2</w:t>
            </w:r>
          </w:p>
        </w:tc>
        <w:tc>
          <w:tcPr>
            <w:tcW w:w="0" w:type="auto"/>
          </w:tcPr>
          <w:p w14:paraId="0789B107" w14:textId="77777777" w:rsidR="00E209F1" w:rsidRDefault="00484B0E">
            <w:pPr>
              <w:pStyle w:val="Compact"/>
              <w:jc w:val="right"/>
            </w:pPr>
            <w:r>
              <w:t>1090.3</w:t>
            </w:r>
          </w:p>
        </w:tc>
        <w:tc>
          <w:tcPr>
            <w:tcW w:w="0" w:type="auto"/>
          </w:tcPr>
          <w:p w14:paraId="4858FFC2" w14:textId="77777777" w:rsidR="00E209F1" w:rsidRDefault="00484B0E">
            <w:pPr>
              <w:pStyle w:val="Compact"/>
              <w:jc w:val="right"/>
            </w:pPr>
            <w:r>
              <w:t>1265.99</w:t>
            </w:r>
          </w:p>
        </w:tc>
        <w:tc>
          <w:tcPr>
            <w:tcW w:w="0" w:type="auto"/>
          </w:tcPr>
          <w:p w14:paraId="19588162" w14:textId="77777777" w:rsidR="00E209F1" w:rsidRDefault="00484B0E">
            <w:pPr>
              <w:pStyle w:val="Compact"/>
              <w:jc w:val="right"/>
            </w:pPr>
            <w:r>
              <w:t>8.8</w:t>
            </w:r>
          </w:p>
        </w:tc>
      </w:tr>
      <w:tr w:rsidR="00E209F1" w14:paraId="32F1C6D1" w14:textId="77777777">
        <w:tc>
          <w:tcPr>
            <w:tcW w:w="0" w:type="auto"/>
          </w:tcPr>
          <w:p w14:paraId="0171F0D0" w14:textId="77777777" w:rsidR="00E209F1" w:rsidRDefault="00484B0E">
            <w:pPr>
              <w:pStyle w:val="Compact"/>
            </w:pPr>
            <w:r>
              <w:t>V2</w:t>
            </w:r>
          </w:p>
        </w:tc>
        <w:tc>
          <w:tcPr>
            <w:tcW w:w="0" w:type="auto"/>
          </w:tcPr>
          <w:p w14:paraId="0B300A8C" w14:textId="77777777" w:rsidR="00E209F1" w:rsidRDefault="00484B0E">
            <w:pPr>
              <w:pStyle w:val="Compact"/>
              <w:jc w:val="right"/>
            </w:pPr>
            <w:r>
              <w:t>1139.7</w:t>
            </w:r>
          </w:p>
        </w:tc>
        <w:tc>
          <w:tcPr>
            <w:tcW w:w="0" w:type="auto"/>
          </w:tcPr>
          <w:p w14:paraId="4D114C11" w14:textId="77777777" w:rsidR="00E209F1" w:rsidRDefault="00484B0E">
            <w:pPr>
              <w:pStyle w:val="Compact"/>
              <w:jc w:val="right"/>
            </w:pPr>
            <w:r>
              <w:t>1231.96</w:t>
            </w:r>
          </w:p>
        </w:tc>
        <w:tc>
          <w:tcPr>
            <w:tcW w:w="0" w:type="auto"/>
          </w:tcPr>
          <w:p w14:paraId="2B9FF7CA" w14:textId="77777777" w:rsidR="00E209F1" w:rsidRDefault="00484B0E">
            <w:pPr>
              <w:pStyle w:val="Compact"/>
              <w:jc w:val="right"/>
            </w:pPr>
            <w:r>
              <w:t>3.0</w:t>
            </w:r>
          </w:p>
        </w:tc>
      </w:tr>
      <w:tr w:rsidR="00E209F1" w14:paraId="31F50E2D" w14:textId="77777777">
        <w:tc>
          <w:tcPr>
            <w:tcW w:w="0" w:type="auto"/>
          </w:tcPr>
          <w:p w14:paraId="00650FE1" w14:textId="77777777" w:rsidR="00E209F1" w:rsidRDefault="00484B0E">
            <w:pPr>
              <w:pStyle w:val="Compact"/>
            </w:pPr>
            <w:r>
              <w:t>V2</w:t>
            </w:r>
          </w:p>
        </w:tc>
        <w:tc>
          <w:tcPr>
            <w:tcW w:w="0" w:type="auto"/>
          </w:tcPr>
          <w:p w14:paraId="401ED6F2" w14:textId="77777777" w:rsidR="00E209F1" w:rsidRDefault="00484B0E">
            <w:pPr>
              <w:pStyle w:val="Compact"/>
              <w:jc w:val="right"/>
            </w:pPr>
            <w:r>
              <w:t>1800.1</w:t>
            </w:r>
          </w:p>
        </w:tc>
        <w:tc>
          <w:tcPr>
            <w:tcW w:w="0" w:type="auto"/>
          </w:tcPr>
          <w:p w14:paraId="7A28E232" w14:textId="77777777" w:rsidR="00E209F1" w:rsidRDefault="00484B0E">
            <w:pPr>
              <w:pStyle w:val="Compact"/>
              <w:jc w:val="right"/>
            </w:pPr>
            <w:r>
              <w:t>777.07</w:t>
            </w:r>
          </w:p>
        </w:tc>
        <w:tc>
          <w:tcPr>
            <w:tcW w:w="0" w:type="auto"/>
          </w:tcPr>
          <w:p w14:paraId="0D7A900E" w14:textId="77777777" w:rsidR="00E209F1" w:rsidRDefault="00484B0E">
            <w:pPr>
              <w:pStyle w:val="Compact"/>
              <w:jc w:val="right"/>
            </w:pPr>
            <w:r>
              <w:t>5.1</w:t>
            </w:r>
          </w:p>
        </w:tc>
      </w:tr>
      <w:tr w:rsidR="00E209F1" w14:paraId="4B6EF848" w14:textId="77777777">
        <w:tc>
          <w:tcPr>
            <w:tcW w:w="0" w:type="auto"/>
          </w:tcPr>
          <w:p w14:paraId="212DAAD1" w14:textId="77777777" w:rsidR="00E209F1" w:rsidRDefault="00484B0E">
            <w:pPr>
              <w:pStyle w:val="Compact"/>
            </w:pPr>
            <w:r>
              <w:t>V2</w:t>
            </w:r>
          </w:p>
        </w:tc>
        <w:tc>
          <w:tcPr>
            <w:tcW w:w="0" w:type="auto"/>
          </w:tcPr>
          <w:p w14:paraId="6FFEDEED" w14:textId="77777777" w:rsidR="00E209F1" w:rsidRDefault="00484B0E">
            <w:pPr>
              <w:pStyle w:val="Compact"/>
              <w:jc w:val="right"/>
            </w:pPr>
            <w:r>
              <w:t>2305.7</w:t>
            </w:r>
          </w:p>
        </w:tc>
        <w:tc>
          <w:tcPr>
            <w:tcW w:w="0" w:type="auto"/>
          </w:tcPr>
          <w:p w14:paraId="1FBB237C" w14:textId="77777777" w:rsidR="00E209F1" w:rsidRDefault="00484B0E">
            <w:pPr>
              <w:pStyle w:val="Compact"/>
              <w:jc w:val="right"/>
            </w:pPr>
            <w:r>
              <w:t>428.81</w:t>
            </w:r>
          </w:p>
        </w:tc>
        <w:tc>
          <w:tcPr>
            <w:tcW w:w="0" w:type="auto"/>
          </w:tcPr>
          <w:p w14:paraId="694D0969" w14:textId="77777777" w:rsidR="00E209F1" w:rsidRDefault="00484B0E">
            <w:pPr>
              <w:pStyle w:val="Compact"/>
              <w:jc w:val="right"/>
            </w:pPr>
            <w:r>
              <w:t>47.0</w:t>
            </w:r>
          </w:p>
        </w:tc>
      </w:tr>
      <w:tr w:rsidR="00E209F1" w14:paraId="0345F0B9" w14:textId="77777777">
        <w:tc>
          <w:tcPr>
            <w:tcW w:w="0" w:type="auto"/>
          </w:tcPr>
          <w:p w14:paraId="7B37B4A6" w14:textId="77777777" w:rsidR="00E209F1" w:rsidRDefault="00484B0E">
            <w:pPr>
              <w:pStyle w:val="Compact"/>
            </w:pPr>
            <w:r>
              <w:t>V2</w:t>
            </w:r>
          </w:p>
        </w:tc>
        <w:tc>
          <w:tcPr>
            <w:tcW w:w="0" w:type="auto"/>
          </w:tcPr>
          <w:p w14:paraId="231A43FC" w14:textId="77777777" w:rsidR="00E209F1" w:rsidRDefault="00484B0E">
            <w:pPr>
              <w:pStyle w:val="Compact"/>
              <w:jc w:val="right"/>
            </w:pPr>
            <w:r>
              <w:t>2314.8</w:t>
            </w:r>
          </w:p>
        </w:tc>
        <w:tc>
          <w:tcPr>
            <w:tcW w:w="0" w:type="auto"/>
          </w:tcPr>
          <w:p w14:paraId="41AEE1CE" w14:textId="77777777" w:rsidR="00E209F1" w:rsidRDefault="00484B0E">
            <w:pPr>
              <w:pStyle w:val="Compact"/>
              <w:jc w:val="right"/>
            </w:pPr>
            <w:r>
              <w:t>422.54</w:t>
            </w:r>
          </w:p>
        </w:tc>
        <w:tc>
          <w:tcPr>
            <w:tcW w:w="0" w:type="auto"/>
          </w:tcPr>
          <w:p w14:paraId="6D196BB5" w14:textId="77777777" w:rsidR="00E209F1" w:rsidRDefault="00484B0E">
            <w:pPr>
              <w:pStyle w:val="Compact"/>
              <w:jc w:val="right"/>
            </w:pPr>
            <w:r>
              <w:t>4.7</w:t>
            </w:r>
          </w:p>
        </w:tc>
      </w:tr>
      <w:tr w:rsidR="00E209F1" w14:paraId="55171566" w14:textId="77777777">
        <w:tc>
          <w:tcPr>
            <w:tcW w:w="0" w:type="auto"/>
          </w:tcPr>
          <w:p w14:paraId="2D30A753" w14:textId="77777777" w:rsidR="00E209F1" w:rsidRDefault="00484B0E">
            <w:pPr>
              <w:pStyle w:val="Compact"/>
            </w:pPr>
            <w:r>
              <w:t>V2</w:t>
            </w:r>
          </w:p>
        </w:tc>
        <w:tc>
          <w:tcPr>
            <w:tcW w:w="0" w:type="auto"/>
          </w:tcPr>
          <w:p w14:paraId="3E8FE4E2" w14:textId="77777777" w:rsidR="00E209F1" w:rsidRDefault="00484B0E">
            <w:pPr>
              <w:pStyle w:val="Compact"/>
              <w:jc w:val="right"/>
            </w:pPr>
            <w:r>
              <w:t>2504.4</w:t>
            </w:r>
          </w:p>
        </w:tc>
        <w:tc>
          <w:tcPr>
            <w:tcW w:w="0" w:type="auto"/>
          </w:tcPr>
          <w:p w14:paraId="314C98C1" w14:textId="77777777" w:rsidR="00E209F1" w:rsidRDefault="00484B0E">
            <w:pPr>
              <w:pStyle w:val="Compact"/>
              <w:jc w:val="right"/>
            </w:pPr>
            <w:r>
              <w:t>291.94</w:t>
            </w:r>
          </w:p>
        </w:tc>
        <w:tc>
          <w:tcPr>
            <w:tcW w:w="0" w:type="auto"/>
          </w:tcPr>
          <w:p w14:paraId="628CF81B" w14:textId="77777777" w:rsidR="00E209F1" w:rsidRDefault="00484B0E">
            <w:pPr>
              <w:pStyle w:val="Compact"/>
              <w:jc w:val="right"/>
            </w:pPr>
            <w:r>
              <w:t>3.5</w:t>
            </w:r>
          </w:p>
        </w:tc>
      </w:tr>
    </w:tbl>
    <w:p w14:paraId="719CD1FA" w14:textId="77777777" w:rsidR="00E209F1" w:rsidRDefault="00484B0E">
      <w:pPr>
        <w:pStyle w:val="CaptionedFigure"/>
      </w:pPr>
      <w:r>
        <w:rPr>
          <w:noProof/>
        </w:rPr>
        <w:lastRenderedPageBreak/>
        <w:drawing>
          <wp:inline distT="0" distB="0" distL="0" distR="0" wp14:anchorId="75826B7E" wp14:editId="2762B12B">
            <wp:extent cx="5334000" cy="2667000"/>
            <wp:effectExtent l="0" t="0" r="0" b="0"/>
            <wp:docPr id="5" name="Picture" descr="Figure 5: Timing and thickness of turbidite laminae in V1 and V2. Year (CE) is the estimated year using linear interpolation from the AMS radiocarbon dates."/>
            <wp:cNvGraphicFramePr/>
            <a:graphic xmlns:a="http://schemas.openxmlformats.org/drawingml/2006/main">
              <a:graphicData uri="http://schemas.openxmlformats.org/drawingml/2006/picture">
                <pic:pic xmlns:pic="http://schemas.openxmlformats.org/drawingml/2006/picture">
                  <pic:nvPicPr>
                    <pic:cNvPr id="0" name="Picture" descr="figs/V1_V2_turbidite_vs_time.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2830618D" w14:textId="77777777" w:rsidR="00E209F1" w:rsidRDefault="00484B0E">
      <w:pPr>
        <w:pStyle w:val="ImageCaption"/>
      </w:pPr>
      <w:r>
        <w:t>Figure 5: Timing and thickness of turbidite laminae in V1 and V2. Year (CE) is the estimated year using linear interpolation from the AMS radiocarbon dates.</w:t>
      </w:r>
    </w:p>
    <w:p w14:paraId="631B3044" w14:textId="150CB992" w:rsidR="00E209F1" w:rsidRDefault="00484B0E">
      <w:pPr>
        <w:pStyle w:val="BodyText"/>
      </w:pPr>
      <w:r>
        <w:t xml:space="preserve">For core V1, laminae couplets were counted down to </w:t>
      </w:r>
      <w:ins w:id="118" w:author="Joseph Desloges" w:date="2022-02-26T21:41:00Z">
        <w:r w:rsidR="00E47F2D">
          <w:t xml:space="preserve">a </w:t>
        </w:r>
      </w:ins>
      <w:del w:id="119" w:author="Joseph Desloges" w:date="2022-02-26T21:41:00Z">
        <w:r w:rsidDel="00E47F2D">
          <w:delText xml:space="preserve">the </w:delText>
        </w:r>
      </w:del>
      <w:r>
        <w:t>core depth of 347 cm, where the AMS radiocarbon organic material was retrieved</w:t>
      </w:r>
      <w:ins w:id="120" w:author="Joseph Desloges" w:date="2022-02-26T21:41:00Z">
        <w:r w:rsidR="00E47F2D">
          <w:t xml:space="preserve">. This </w:t>
        </w:r>
      </w:ins>
      <w:del w:id="121" w:author="Joseph Desloges" w:date="2022-02-26T21:41:00Z">
        <w:r w:rsidDel="00E47F2D">
          <w:delText xml:space="preserve">, which </w:delText>
        </w:r>
      </w:del>
      <w:r>
        <w:t xml:space="preserve">resulted in a </w:t>
      </w:r>
      <w:ins w:id="122" w:author="Joseph Desloges" w:date="2022-02-26T21:45:00Z">
        <w:r w:rsidR="00E47F2D">
          <w:t>couplet</w:t>
        </w:r>
      </w:ins>
      <w:ins w:id="123" w:author="Joseph Desloges" w:date="2022-02-26T21:42:00Z">
        <w:r w:rsidR="00E47F2D">
          <w:t xml:space="preserve">-derived </w:t>
        </w:r>
      </w:ins>
      <w:ins w:id="124" w:author="Joseph Desloges" w:date="2022-02-26T21:45:00Z">
        <w:r w:rsidR="00E47F2D">
          <w:t xml:space="preserve">age </w:t>
        </w:r>
      </w:ins>
      <w:ins w:id="125" w:author="Joseph Desloges" w:date="2022-02-26T21:42:00Z">
        <w:r w:rsidR="00E47F2D">
          <w:t xml:space="preserve">estimated of </w:t>
        </w:r>
      </w:ins>
      <w:del w:id="126" w:author="Joseph Desloges" w:date="2022-02-26T21:41:00Z">
        <w:r w:rsidDel="00E47F2D">
          <w:delText xml:space="preserve">varve estimated date </w:delText>
        </w:r>
      </w:del>
      <w:del w:id="127" w:author="Joseph Desloges" w:date="2022-02-26T21:42:00Z">
        <w:r w:rsidDel="00E47F2D">
          <w:delText xml:space="preserve">of </w:delText>
        </w:r>
      </w:del>
      <w:r>
        <w:t>145</w:t>
      </w:r>
      <w:ins w:id="128" w:author="Joseph Desloges" w:date="2022-02-26T21:42:00Z">
        <w:r w:rsidR="00E47F2D">
          <w:t>0</w:t>
        </w:r>
      </w:ins>
      <w:del w:id="129" w:author="Joseph Desloges" w:date="2022-02-26T21:42:00Z">
        <w:r w:rsidDel="00E47F2D">
          <w:delText>1</w:delText>
        </w:r>
      </w:del>
      <w:r>
        <w:t xml:space="preserve"> BP</w:t>
      </w:r>
      <w:del w:id="130" w:author="Joseph Desloges" w:date="2022-02-26T21:42:00Z">
        <w:r w:rsidDel="00E47F2D">
          <w:delText>,</w:delText>
        </w:r>
      </w:del>
      <w:r>
        <w:t xml:space="preserve"> compared to the AMS radiocarbon estimate of 1899 - 1819 </w:t>
      </w:r>
      <w:proofErr w:type="spellStart"/>
      <w:r>
        <w:t>cal</w:t>
      </w:r>
      <w:proofErr w:type="spellEnd"/>
      <w:r>
        <w:t xml:space="preserve"> BP. For core V2 a date of 1886 BP was estimated by </w:t>
      </w:r>
      <w:ins w:id="131" w:author="Joseph Desloges" w:date="2022-02-26T21:45:00Z">
        <w:r w:rsidR="00E47F2D">
          <w:t>coup</w:t>
        </w:r>
      </w:ins>
      <w:ins w:id="132" w:author="Joseph Desloges" w:date="2022-02-26T21:46:00Z">
        <w:r w:rsidR="00E47F2D">
          <w:t xml:space="preserve">let </w:t>
        </w:r>
      </w:ins>
      <w:del w:id="133" w:author="Joseph Desloges" w:date="2022-02-26T21:46:00Z">
        <w:r w:rsidDel="00E47F2D">
          <w:delText xml:space="preserve">laminae </w:delText>
        </w:r>
      </w:del>
      <w:proofErr w:type="spellStart"/>
      <w:r>
        <w:t>couplet</w:t>
      </w:r>
      <w:proofErr w:type="spellEnd"/>
      <w:r>
        <w:t xml:space="preserve"> counting down to a core depth of 294 cm which matches </w:t>
      </w:r>
      <w:del w:id="134" w:author="Joseph Desloges" w:date="2022-02-26T21:43:00Z">
        <w:r w:rsidDel="00E47F2D">
          <w:delText xml:space="preserve">up </w:delText>
        </w:r>
      </w:del>
      <w:r>
        <w:t xml:space="preserve">closely with the </w:t>
      </w:r>
      <w:ins w:id="135" w:author="Joseph Desloges" w:date="2022-02-26T21:43:00Z">
        <w:r w:rsidR="00E47F2D">
          <w:t>V2b</w:t>
        </w:r>
      </w:ins>
      <w:del w:id="136" w:author="Joseph Desloges" w:date="2022-02-26T21:43:00Z">
        <w:r w:rsidDel="00E47F2D">
          <w:delText>second</w:delText>
        </w:r>
      </w:del>
      <w:r>
        <w:t xml:space="preserve"> AMS radiocarbon date of 2045-1895 </w:t>
      </w:r>
      <w:proofErr w:type="spellStart"/>
      <w:r>
        <w:t>cal</w:t>
      </w:r>
      <w:proofErr w:type="spellEnd"/>
      <w:r>
        <w:t xml:space="preserve"> BP. The better alignment between the </w:t>
      </w:r>
      <w:ins w:id="137" w:author="Joseph Desloges" w:date="2022-02-26T21:46:00Z">
        <w:r w:rsidR="00E47F2D">
          <w:t xml:space="preserve">couplet </w:t>
        </w:r>
      </w:ins>
      <w:del w:id="138" w:author="Joseph Desloges" w:date="2022-02-26T21:46:00Z">
        <w:r w:rsidDel="00E47F2D">
          <w:delText xml:space="preserve">varve </w:delText>
        </w:r>
      </w:del>
      <w:ins w:id="139" w:author="Joseph Desloges" w:date="2022-02-26T21:44:00Z">
        <w:r w:rsidR="00E47F2D">
          <w:t xml:space="preserve">counting age and the AMS </w:t>
        </w:r>
      </w:ins>
      <w:ins w:id="140" w:author="Joseph Desloges" w:date="2022-02-26T21:57:00Z">
        <w:r w:rsidR="00CD79EA">
          <w:t>derived age</w:t>
        </w:r>
      </w:ins>
      <w:ins w:id="141" w:author="Joseph Desloges" w:date="2022-02-26T21:44:00Z">
        <w:r w:rsidR="00E47F2D">
          <w:t xml:space="preserve"> in V2 </w:t>
        </w:r>
      </w:ins>
      <w:del w:id="142" w:author="Joseph Desloges" w:date="2022-02-26T21:44:00Z">
        <w:r w:rsidDel="00E47F2D">
          <w:delText xml:space="preserve">chronology is likely </w:delText>
        </w:r>
      </w:del>
      <w:ins w:id="143" w:author="Joseph Desloges" w:date="2022-02-26T21:44:00Z">
        <w:r w:rsidR="00E47F2D">
          <w:t xml:space="preserve"> can be </w:t>
        </w:r>
      </w:ins>
      <w:r>
        <w:t xml:space="preserve">attributed to the higher degree of core disturbance </w:t>
      </w:r>
      <w:ins w:id="144" w:author="Joseph Desloges" w:date="2022-02-26T21:44:00Z">
        <w:r w:rsidR="00E47F2D">
          <w:t xml:space="preserve">in </w:t>
        </w:r>
      </w:ins>
      <w:del w:id="145" w:author="Joseph Desloges" w:date="2022-02-26T21:44:00Z">
        <w:r w:rsidDel="00E47F2D">
          <w:delText xml:space="preserve">at </w:delText>
        </w:r>
      </w:del>
      <w:r>
        <w:t>V1 compared to V2</w:t>
      </w:r>
      <w:ins w:id="146" w:author="Joseph Desloges" w:date="2022-02-26T21:43:00Z">
        <w:r w:rsidR="00E47F2D">
          <w:t xml:space="preserve">. </w:t>
        </w:r>
      </w:ins>
      <w:r>
        <w:t xml:space="preserve"> </w:t>
      </w:r>
      <w:ins w:id="147" w:author="Joseph Desloges" w:date="2022-02-26T21:45:00Z">
        <w:r w:rsidR="00E47F2D">
          <w:t xml:space="preserve">Disturbed sections may have </w:t>
        </w:r>
      </w:ins>
      <w:del w:id="148" w:author="Joseph Desloges" w:date="2022-02-26T21:45:00Z">
        <w:r w:rsidDel="00E47F2D">
          <w:delText xml:space="preserve">which may have </w:delText>
        </w:r>
      </w:del>
      <w:r>
        <w:t xml:space="preserve">resulted in undercounting of some </w:t>
      </w:r>
      <w:del w:id="149" w:author="Joseph Desloges" w:date="2022-02-26T21:46:00Z">
        <w:r w:rsidDel="00E47F2D">
          <w:delText>laminae c</w:delText>
        </w:r>
      </w:del>
      <w:ins w:id="150" w:author="Joseph Desloges" w:date="2022-02-26T21:46:00Z">
        <w:r w:rsidR="00E47F2D">
          <w:t>c</w:t>
        </w:r>
      </w:ins>
      <w:r>
        <w:t xml:space="preserve">ouplets. </w:t>
      </w:r>
      <w:del w:id="151" w:author="Joseph Desloges" w:date="2022-02-26T21:46:00Z">
        <w:r w:rsidDel="00E47F2D">
          <w:delText>Still, ba</w:delText>
        </w:r>
      </w:del>
      <w:ins w:id="152" w:author="Joseph Desloges" w:date="2022-02-26T21:46:00Z">
        <w:r w:rsidR="00E47F2D">
          <w:t>Ba</w:t>
        </w:r>
      </w:ins>
      <w:r>
        <w:t xml:space="preserve">sed on the relatively close agreement between the AMS radiocarbon dated organic material and </w:t>
      </w:r>
      <w:ins w:id="153" w:author="Joseph Desloges" w:date="2022-02-26T21:46:00Z">
        <w:r w:rsidR="00E47F2D">
          <w:t>couplet counting</w:t>
        </w:r>
      </w:ins>
      <w:del w:id="154" w:author="Joseph Desloges" w:date="2022-02-26T21:46:00Z">
        <w:r w:rsidDel="00E47F2D">
          <w:delText>t</w:delText>
        </w:r>
      </w:del>
      <w:del w:id="155" w:author="Joseph Desloges" w:date="2022-02-26T21:47:00Z">
        <w:r w:rsidDel="00E47F2D">
          <w:delText>he varve chronology</w:delText>
        </w:r>
      </w:del>
      <w:r>
        <w:t xml:space="preserve">, laminae couplets </w:t>
      </w:r>
      <w:ins w:id="156" w:author="Joseph Desloges" w:date="2022-02-26T21:47:00Z">
        <w:r w:rsidR="00E47F2D">
          <w:t xml:space="preserve">in </w:t>
        </w:r>
      </w:ins>
      <w:del w:id="157" w:author="Joseph Desloges" w:date="2022-02-26T21:47:00Z">
        <w:r w:rsidDel="00E47F2D">
          <w:delText>at</w:delText>
        </w:r>
      </w:del>
      <w:r>
        <w:t xml:space="preserve"> V1 and V2 </w:t>
      </w:r>
      <w:proofErr w:type="gramStart"/>
      <w:r>
        <w:t>are considered to be</w:t>
      </w:r>
      <w:proofErr w:type="gramEnd"/>
      <w:r>
        <w:t xml:space="preserve"> deposited annually. Close alignment was not expected due to the </w:t>
      </w:r>
      <w:proofErr w:type="gramStart"/>
      <w:r>
        <w:t>aforementioned error</w:t>
      </w:r>
      <w:proofErr w:type="gramEnd"/>
      <w:r>
        <w:t xml:space="preserve"> present in the </w:t>
      </w:r>
      <w:ins w:id="158" w:author="Joseph Desloges" w:date="2022-02-26T21:47:00Z">
        <w:r w:rsidR="00E47F2D">
          <w:t xml:space="preserve">couplet </w:t>
        </w:r>
      </w:ins>
      <w:del w:id="159" w:author="Joseph Desloges" w:date="2022-02-26T21:47:00Z">
        <w:r w:rsidDel="00E47F2D">
          <w:delText xml:space="preserve">varve </w:delText>
        </w:r>
      </w:del>
      <w:r>
        <w:t xml:space="preserve">counting methodology and the </w:t>
      </w:r>
      <w:ins w:id="160" w:author="Joseph Desloges" w:date="2022-02-26T21:47:00Z">
        <w:r w:rsidR="00E47F2D">
          <w:t xml:space="preserve">limited </w:t>
        </w:r>
      </w:ins>
      <w:del w:id="161" w:author="Joseph Desloges" w:date="2022-02-26T21:47:00Z">
        <w:r w:rsidDel="00E47F2D">
          <w:delText xml:space="preserve">coarse resolution of the AMS </w:delText>
        </w:r>
      </w:del>
      <w:ins w:id="162" w:author="Joseph Desloges" w:date="2022-02-26T21:47:00Z">
        <w:r w:rsidR="00E47F2D">
          <w:t xml:space="preserve">14C dates available. </w:t>
        </w:r>
      </w:ins>
      <w:del w:id="163" w:author="Joseph Desloges" w:date="2022-02-26T21:47:00Z">
        <w:r w:rsidDel="00E47F2D">
          <w:delText>radiocarbon date.</w:delText>
        </w:r>
      </w:del>
    </w:p>
    <w:p w14:paraId="25179CF0" w14:textId="649497B0" w:rsidR="00E209F1" w:rsidRDefault="00484B0E">
      <w:pPr>
        <w:pStyle w:val="BodyText"/>
      </w:pPr>
      <w:r>
        <w:t xml:space="preserve">The basal age for each core </w:t>
      </w:r>
      <w:del w:id="164" w:author="Joseph Desloges" w:date="2022-02-26T21:48:00Z">
        <w:r w:rsidDel="00E47F2D">
          <w:delText xml:space="preserve">for was </w:delText>
        </w:r>
      </w:del>
      <w:ins w:id="165" w:author="Joseph Desloges" w:date="2022-02-26T21:48:00Z">
        <w:r w:rsidR="00E47F2D">
          <w:t xml:space="preserve">is </w:t>
        </w:r>
      </w:ins>
      <w:r>
        <w:t xml:space="preserve">estimated using both the varve chronology and the AMS radiocarbon </w:t>
      </w:r>
      <w:ins w:id="166" w:author="Joseph Desloges" w:date="2022-02-26T21:48:00Z">
        <w:r w:rsidR="00E47F2D">
          <w:t xml:space="preserve">accumulation </w:t>
        </w:r>
      </w:ins>
      <w:del w:id="167" w:author="Joseph Desloges" w:date="2022-02-26T21:48:00Z">
        <w:r w:rsidDel="00E47F2D">
          <w:delText xml:space="preserve">sedimentation </w:delText>
        </w:r>
      </w:del>
      <w:r>
        <w:t xml:space="preserve">rate. The basal age of V1 at a depth of 382 cm is 1622 BP based on the varve chronology and 2046 </w:t>
      </w:r>
      <w:proofErr w:type="spellStart"/>
      <w:r>
        <w:t>cal</w:t>
      </w:r>
      <w:proofErr w:type="spellEnd"/>
      <w:r>
        <w:t xml:space="preserve"> BP</w:t>
      </w:r>
      <w:ins w:id="168" w:author="Joseph Desloges" w:date="2022-02-26T21:48:00Z">
        <w:r w:rsidR="00E47F2D">
          <w:t xml:space="preserve">, or about a </w:t>
        </w:r>
        <w:proofErr w:type="gramStart"/>
        <w:r w:rsidR="00E47F2D">
          <w:t>400 year</w:t>
        </w:r>
        <w:proofErr w:type="gramEnd"/>
        <w:r w:rsidR="00E47F2D">
          <w:t xml:space="preserve"> difference. </w:t>
        </w:r>
      </w:ins>
      <w:del w:id="169" w:author="Joseph Desloges" w:date="2022-02-26T21:48:00Z">
        <w:r w:rsidDel="00E47F2D">
          <w:delText xml:space="preserve"> when extrapolating the AMS radiocarbon date</w:delText>
        </w:r>
      </w:del>
      <w:r>
        <w:t xml:space="preserve">. The basal age of V2 at a depth of 291 cm is 1913 BP based on the varve chronology and 2007 </w:t>
      </w:r>
      <w:proofErr w:type="spellStart"/>
      <w:r>
        <w:t>cal</w:t>
      </w:r>
      <w:proofErr w:type="spellEnd"/>
      <w:r>
        <w:t xml:space="preserve"> BP by extrapolating</w:t>
      </w:r>
      <w:ins w:id="170" w:author="Joseph Desloges" w:date="2022-02-26T21:49:00Z">
        <w:r w:rsidR="00E47F2D">
          <w:t xml:space="preserve"> the 14C. While V2 is lik</w:t>
        </w:r>
      </w:ins>
      <w:ins w:id="171" w:author="Joseph Desloges" w:date="2022-02-26T21:50:00Z">
        <w:r w:rsidR="00E47F2D">
          <w:t xml:space="preserve">ely the better predictor of changes in accumulation rates over the last 2000 years, both cores are considered below. </w:t>
        </w:r>
      </w:ins>
      <w:del w:id="172" w:author="Joseph Desloges" w:date="2022-02-26T21:50:00Z">
        <w:r w:rsidDel="00E47F2D">
          <w:delText>. The basal dates for these cores are only an approximation but given the relatively close agreement between the varve chronology and radiocarbon dates they are a reasonable estimate.</w:delText>
        </w:r>
      </w:del>
    </w:p>
    <w:p w14:paraId="15EC5CCF" w14:textId="77777777" w:rsidR="00E209F1" w:rsidRDefault="00484B0E">
      <w:pPr>
        <w:pStyle w:val="BodyText"/>
      </w:pPr>
      <w:r>
        <w:rPr>
          <w:i/>
          <w:iCs/>
        </w:rPr>
        <w:t>Sediment Yield Statistics</w:t>
      </w:r>
    </w:p>
    <w:p w14:paraId="27B13ED4" w14:textId="1C03C518" w:rsidR="00E209F1" w:rsidRDefault="00CD79EA">
      <w:pPr>
        <w:pStyle w:val="BodyText"/>
      </w:pPr>
      <w:ins w:id="173" w:author="Joseph Desloges" w:date="2022-02-26T21:50:00Z">
        <w:r>
          <w:lastRenderedPageBreak/>
          <w:t>As would be e</w:t>
        </w:r>
      </w:ins>
      <w:ins w:id="174" w:author="Joseph Desloges" w:date="2022-02-26T21:51:00Z">
        <w:r>
          <w:t>xpected, h</w:t>
        </w:r>
      </w:ins>
      <w:del w:id="175" w:author="Joseph Desloges" w:date="2022-02-26T21:51:00Z">
        <w:r w:rsidR="00484B0E" w:rsidDel="00CD79EA">
          <w:delText>H</w:delText>
        </w:r>
      </w:del>
      <w:r w:rsidR="00484B0E">
        <w:t xml:space="preserve">igher </w:t>
      </w:r>
      <w:ins w:id="176" w:author="Joseph Desloges" w:date="2022-02-26T21:51:00Z">
        <w:r>
          <w:t xml:space="preserve">accumulation </w:t>
        </w:r>
      </w:ins>
      <w:del w:id="177" w:author="Joseph Desloges" w:date="2022-02-26T21:51:00Z">
        <w:r w:rsidR="00484B0E" w:rsidDel="00CD79EA">
          <w:delText xml:space="preserve">sedimentation </w:delText>
        </w:r>
      </w:del>
      <w:r w:rsidR="00484B0E">
        <w:t xml:space="preserve">rates were observed </w:t>
      </w:r>
      <w:ins w:id="178" w:author="Joseph Desloges" w:date="2022-02-26T21:51:00Z">
        <w:r>
          <w:t xml:space="preserve">in </w:t>
        </w:r>
        <w:proofErr w:type="spellStart"/>
        <w:r>
          <w:t>yhr</w:t>
        </w:r>
        <w:proofErr w:type="spellEnd"/>
        <w:r>
          <w:t xml:space="preserve"> more </w:t>
        </w:r>
      </w:ins>
      <w:r w:rsidR="00484B0E">
        <w:t xml:space="preserve">proximal </w:t>
      </w:r>
      <w:ins w:id="179" w:author="Joseph Desloges" w:date="2022-02-26T21:51:00Z">
        <w:r>
          <w:t xml:space="preserve">V1 core that is closer to the </w:t>
        </w:r>
      </w:ins>
      <w:del w:id="180" w:author="Joseph Desloges" w:date="2022-02-26T21:51:00Z">
        <w:r w:rsidR="00484B0E" w:rsidDel="00CD79EA">
          <w:delText xml:space="preserve">to the </w:delText>
        </w:r>
      </w:del>
      <w:r w:rsidR="00484B0E">
        <w:t xml:space="preserve">Cariboo River </w:t>
      </w:r>
      <w:ins w:id="181" w:author="Joseph Desloges" w:date="2022-02-26T21:51:00Z">
        <w:r>
          <w:t>d</w:t>
        </w:r>
      </w:ins>
      <w:del w:id="182" w:author="Joseph Desloges" w:date="2022-02-26T21:51:00Z">
        <w:r w:rsidR="00484B0E" w:rsidDel="00CD79EA">
          <w:delText>D</w:delText>
        </w:r>
      </w:del>
      <w:r w:rsidR="00484B0E">
        <w:t xml:space="preserve">elta </w:t>
      </w:r>
      <w:ins w:id="183" w:author="Joseph Desloges" w:date="2022-02-26T21:52:00Z">
        <w:r>
          <w:t xml:space="preserve">(xx km) </w:t>
        </w:r>
      </w:ins>
      <w:del w:id="184" w:author="Joseph Desloges" w:date="2022-02-26T21:52:00Z">
        <w:r w:rsidR="00484B0E" w:rsidDel="00CD79EA">
          <w:delText xml:space="preserve">in V1 </w:delText>
        </w:r>
      </w:del>
      <w:r w:rsidR="00484B0E">
        <w:t>compared to the more distal core V2</w:t>
      </w:r>
      <w:ins w:id="185" w:author="Joseph Desloges" w:date="2022-02-26T21:52:00Z">
        <w:r>
          <w:t xml:space="preserve"> (xx km). </w:t>
        </w:r>
      </w:ins>
      <w:del w:id="186" w:author="Joseph Desloges" w:date="2022-02-26T21:52:00Z">
        <w:r w:rsidR="00484B0E" w:rsidDel="00CD79EA">
          <w:delText xml:space="preserve">, as was observed in the Ekman surficial </w:delText>
        </w:r>
        <w:commentRangeStart w:id="187"/>
        <w:r w:rsidR="00484B0E" w:rsidDel="00CD79EA">
          <w:delText>cores</w:delText>
        </w:r>
      </w:del>
      <w:commentRangeEnd w:id="187"/>
      <w:r>
        <w:rPr>
          <w:rStyle w:val="CommentReference"/>
        </w:rPr>
        <w:commentReference w:id="187"/>
      </w:r>
      <w:del w:id="188" w:author="Joseph Desloges" w:date="2022-02-26T21:52:00Z">
        <w:r w:rsidR="00484B0E" w:rsidDel="00CD79EA">
          <w:delText>.</w:delText>
        </w:r>
      </w:del>
      <w:r w:rsidR="00484B0E">
        <w:t xml:space="preserve"> </w:t>
      </w:r>
      <w:ins w:id="189" w:author="Joseph Desloges" w:date="2022-02-26T21:58:00Z">
        <w:r>
          <w:t>[[[[[</w:t>
        </w:r>
      </w:ins>
      <w:ins w:id="190" w:author="Joseph Desloges" w:date="2022-02-26T21:54:00Z">
        <w:r>
          <w:t>A</w:t>
        </w:r>
      </w:ins>
      <w:ins w:id="191" w:author="Joseph Desloges" w:date="2022-02-26T21:55:00Z">
        <w:r>
          <w:t xml:space="preserve">ccumulation </w:t>
        </w:r>
      </w:ins>
      <w:del w:id="192" w:author="Joseph Desloges" w:date="2022-02-26T21:55:00Z">
        <w:r w:rsidR="00484B0E" w:rsidDel="00CD79EA">
          <w:delText xml:space="preserve">Sedimentation </w:delText>
        </w:r>
      </w:del>
      <w:r w:rsidR="00484B0E">
        <w:t>rates estimated using varve chronology and AMS radiocarbon dates had a larger difference at V1 with 2.4 mm/</w:t>
      </w:r>
      <w:proofErr w:type="spellStart"/>
      <w:r w:rsidR="00484B0E">
        <w:t>yr</w:t>
      </w:r>
      <w:proofErr w:type="spellEnd"/>
      <w:r w:rsidR="00484B0E">
        <w:t xml:space="preserve"> and 1.87 +/- 0.04 mm/</w:t>
      </w:r>
      <w:proofErr w:type="spellStart"/>
      <w:r w:rsidR="00484B0E">
        <w:t>yr</w:t>
      </w:r>
      <w:proofErr w:type="spellEnd"/>
      <w:r w:rsidR="00484B0E">
        <w:t xml:space="preserve"> respectively. Closer agreement was observed at V2 with 1.52 mm/</w:t>
      </w:r>
      <w:proofErr w:type="spellStart"/>
      <w:r w:rsidR="00484B0E">
        <w:t>yr</w:t>
      </w:r>
      <w:proofErr w:type="spellEnd"/>
      <w:r w:rsidR="00484B0E">
        <w:t xml:space="preserve"> estimated by the varve chronology and 1.47 +/- 0.11 mm/</w:t>
      </w:r>
      <w:proofErr w:type="spellStart"/>
      <w:r w:rsidR="00484B0E">
        <w:t>yr</w:t>
      </w:r>
      <w:proofErr w:type="spellEnd"/>
      <w:r w:rsidR="00484B0E">
        <w:t xml:space="preserve"> from the AMS radiocarbon date. Some error is observed between the sedimentation rates estimated by the varve chronology and the AMS radiocarbon dates, particularly for V1, likely due to some of the </w:t>
      </w:r>
      <w:proofErr w:type="gramStart"/>
      <w:r w:rsidR="00484B0E">
        <w:t>aforementioned sources</w:t>
      </w:r>
      <w:proofErr w:type="gramEnd"/>
      <w:r w:rsidR="00484B0E">
        <w:t xml:space="preserve"> of error in the varve chronology and AMS radiocarbon methods. Still, the relatively close agreement between the two sedimentation rates gives confidence in further interpretations of the varve chronology at multi-decade to century time </w:t>
      </w:r>
      <w:commentRangeStart w:id="193"/>
      <w:r w:rsidR="00484B0E">
        <w:t>scales</w:t>
      </w:r>
      <w:commentRangeEnd w:id="193"/>
      <w:r>
        <w:rPr>
          <w:rStyle w:val="CommentReference"/>
        </w:rPr>
        <w:commentReference w:id="193"/>
      </w:r>
      <w:ins w:id="194" w:author="Joseph Desloges" w:date="2022-02-26T21:58:00Z">
        <w:r>
          <w:t>]]]]</w:t>
        </w:r>
      </w:ins>
      <w:r w:rsidR="00484B0E">
        <w:t>.</w:t>
      </w:r>
    </w:p>
    <w:p w14:paraId="1685041C" w14:textId="77777777" w:rsidR="00D60A33" w:rsidRDefault="00484B0E">
      <w:pPr>
        <w:pStyle w:val="BodyText"/>
        <w:rPr>
          <w:ins w:id="195" w:author="Joseph Desloges" w:date="2022-02-26T22:05:00Z"/>
        </w:rPr>
      </w:pPr>
      <w:r>
        <w:t xml:space="preserve">Figure 6 shows </w:t>
      </w:r>
      <w:ins w:id="196" w:author="Joseph Desloges" w:date="2022-02-26T21:59:00Z">
        <w:r w:rsidR="00CD79EA">
          <w:t xml:space="preserve">the time series of </w:t>
        </w:r>
      </w:ins>
      <w:r>
        <w:t>varve thickness measured from V1 and V2</w:t>
      </w:r>
      <w:ins w:id="197" w:author="Joseph Desloges" w:date="2022-02-26T21:59:00Z">
        <w:r w:rsidR="00CD79EA">
          <w:t xml:space="preserve"> </w:t>
        </w:r>
        <w:proofErr w:type="spellStart"/>
        <w:r w:rsidR="00CD79EA">
          <w:t>and</w:t>
        </w:r>
      </w:ins>
      <w:del w:id="198" w:author="Joseph Desloges" w:date="2022-02-26T21:59:00Z">
        <w:r w:rsidDel="00CD79EA">
          <w:delText xml:space="preserve">, which </w:delText>
        </w:r>
      </w:del>
      <w:r>
        <w:t>illustrates</w:t>
      </w:r>
      <w:proofErr w:type="spellEnd"/>
      <w:r>
        <w:t xml:space="preserve"> trends in suspended sediment delivery to Cariboo Lake</w:t>
      </w:r>
      <w:ins w:id="199" w:author="Joseph Desloges" w:date="2022-02-26T21:59:00Z">
        <w:r w:rsidR="00CD79EA">
          <w:t>. The measured couplet thicknes</w:t>
        </w:r>
      </w:ins>
      <w:ins w:id="200" w:author="Joseph Desloges" w:date="2022-02-26T22:00:00Z">
        <w:r w:rsidR="00CD79EA">
          <w:t>ses in th</w:t>
        </w:r>
      </w:ins>
      <w:ins w:id="201" w:author="Joseph Desloges" w:date="2022-02-26T22:01:00Z">
        <w:r w:rsidR="00CD79EA">
          <w:t xml:space="preserve">e two cores are </w:t>
        </w:r>
      </w:ins>
      <w:ins w:id="202" w:author="Joseph Desloges" w:date="2022-02-26T22:00:00Z">
        <w:r w:rsidR="00CD79EA">
          <w:t xml:space="preserve">plotted </w:t>
        </w:r>
      </w:ins>
      <w:ins w:id="203" w:author="Joseph Desloges" w:date="2022-02-26T22:01:00Z">
        <w:r w:rsidR="00CD79EA">
          <w:t xml:space="preserve">as standardized departures to facilitate comparison between the two cores. </w:t>
        </w:r>
        <w:r w:rsidR="00D60A33">
          <w:t xml:space="preserve">In each plot a </w:t>
        </w:r>
        <w:proofErr w:type="gramStart"/>
        <w:r w:rsidR="00D60A33">
          <w:t>xx year</w:t>
        </w:r>
        <w:proofErr w:type="gramEnd"/>
        <w:r w:rsidR="00D60A33">
          <w:t xml:space="preserve"> weighted moving average is plotted in black to em</w:t>
        </w:r>
      </w:ins>
      <w:ins w:id="204" w:author="Joseph Desloges" w:date="2022-02-26T22:02:00Z">
        <w:r w:rsidR="00D60A33">
          <w:t xml:space="preserve">phasize decadal to centennial patterns </w:t>
        </w:r>
      </w:ins>
      <w:ins w:id="205" w:author="Joseph Desloges" w:date="2022-02-26T22:05:00Z">
        <w:r w:rsidR="00D60A33">
          <w:t xml:space="preserve">in </w:t>
        </w:r>
      </w:ins>
      <w:ins w:id="206" w:author="Joseph Desloges" w:date="2022-02-26T22:02:00Z">
        <w:r w:rsidR="00D60A33">
          <w:t>accumulation rate</w:t>
        </w:r>
      </w:ins>
      <w:ins w:id="207" w:author="Joseph Desloges" w:date="2022-02-26T22:05:00Z">
        <w:r w:rsidR="00D60A33">
          <w:t xml:space="preserve"> departures</w:t>
        </w:r>
      </w:ins>
      <w:ins w:id="208" w:author="Joseph Desloges" w:date="2022-02-26T22:02:00Z">
        <w:r w:rsidR="00D60A33">
          <w:t xml:space="preserve">. </w:t>
        </w:r>
      </w:ins>
      <w:del w:id="209" w:author="Joseph Desloges" w:date="2022-02-26T22:02:00Z">
        <w:r w:rsidDel="00D60A33">
          <w:delText xml:space="preserve"> at sub-decadal to centennial time scales.</w:delText>
        </w:r>
      </w:del>
      <w:r>
        <w:t xml:space="preserve"> </w:t>
      </w:r>
      <w:del w:id="210" w:author="Joseph Desloges" w:date="2022-02-26T22:02:00Z">
        <w:r w:rsidDel="00D60A33">
          <w:delText xml:space="preserve">The </w:delText>
        </w:r>
      </w:del>
      <w:r>
        <w:t>chronolog</w:t>
      </w:r>
      <w:ins w:id="211" w:author="Joseph Desloges" w:date="2022-02-26T22:02:00Z">
        <w:r w:rsidR="00D60A33">
          <w:t xml:space="preserve">ies in </w:t>
        </w:r>
      </w:ins>
      <w:del w:id="212" w:author="Joseph Desloges" w:date="2022-02-26T22:02:00Z">
        <w:r w:rsidDel="00D60A33">
          <w:delText>y f</w:delText>
        </w:r>
      </w:del>
      <w:del w:id="213" w:author="Joseph Desloges" w:date="2022-02-26T22:03:00Z">
        <w:r w:rsidDel="00D60A33">
          <w:delText xml:space="preserve">or </w:delText>
        </w:r>
      </w:del>
      <w:r>
        <w:t xml:space="preserve">Figure 6 </w:t>
      </w:r>
      <w:ins w:id="214" w:author="Joseph Desloges" w:date="2022-02-26T22:03:00Z">
        <w:r w:rsidR="00D60A33">
          <w:t xml:space="preserve">assume a </w:t>
        </w:r>
      </w:ins>
      <w:del w:id="215" w:author="Joseph Desloges" w:date="2022-02-26T22:03:00Z">
        <w:r w:rsidDel="00D60A33">
          <w:delText xml:space="preserve">is calculated using </w:delText>
        </w:r>
      </w:del>
      <w:r>
        <w:t xml:space="preserve">linear interpolation from the single AMS radiocarbon </w:t>
      </w:r>
      <w:commentRangeStart w:id="216"/>
      <w:r>
        <w:t>date</w:t>
      </w:r>
      <w:ins w:id="217" w:author="Joseph Desloges" w:date="2022-02-26T22:03:00Z">
        <w:r w:rsidR="00D60A33">
          <w:t>s</w:t>
        </w:r>
        <w:commentRangeEnd w:id="216"/>
        <w:r w:rsidR="00D60A33">
          <w:rPr>
            <w:rStyle w:val="CommentReference"/>
          </w:rPr>
          <w:commentReference w:id="216"/>
        </w:r>
        <w:r w:rsidR="00D60A33">
          <w:t xml:space="preserve">. </w:t>
        </w:r>
      </w:ins>
      <w:r>
        <w:t xml:space="preserve"> </w:t>
      </w:r>
      <w:del w:id="218" w:author="Joseph Desloges" w:date="2022-02-26T22:05:00Z">
        <w:r w:rsidDel="00D60A33">
          <w:delText xml:space="preserve">at V1 and V2. </w:delText>
        </w:r>
      </w:del>
    </w:p>
    <w:p w14:paraId="55C40562" w14:textId="73B0F21E" w:rsidR="00E209F1" w:rsidRDefault="00D60A33">
      <w:pPr>
        <w:pStyle w:val="BodyText"/>
      </w:pPr>
      <w:ins w:id="219" w:author="Joseph Desloges" w:date="2022-02-26T22:11:00Z">
        <w:r>
          <w:t>[[[</w:t>
        </w:r>
      </w:ins>
      <w:r w:rsidR="00484B0E">
        <w:t>At V1, the 30-year average varve thickness remains above average from CE 0-600, 850-950, 1000-1100, 1150-1200 and below average between CE 800-850, 950-1000, 1100-1150, and 1200-1850. At V2, varve thickness is above average between CE 0-250, 350-450, 550-600, 1500-1600, 1700-1800, and 1900-1950 and below average between CE 250-350, 450-550, 1950-1500, 1450-1500, 1800-</w:t>
      </w:r>
      <w:commentRangeStart w:id="220"/>
      <w:r w:rsidR="00484B0E">
        <w:t>1900</w:t>
      </w:r>
      <w:commentRangeEnd w:id="220"/>
      <w:r>
        <w:rPr>
          <w:rStyle w:val="CommentReference"/>
        </w:rPr>
        <w:commentReference w:id="220"/>
      </w:r>
      <w:r w:rsidR="00484B0E">
        <w:t>.</w:t>
      </w:r>
      <w:ins w:id="221" w:author="Joseph Desloges" w:date="2022-02-26T22:11:00Z">
        <w:r>
          <w:t>]]]</w:t>
        </w:r>
      </w:ins>
      <w:r w:rsidR="00484B0E">
        <w:t xml:space="preserve"> Above average varve thickness is consistent between V1 and V2 between 0-500 CE, with a stronger signal observed for V1 which is closer to the main Cariboo River outlet. Below average varve thickness is observed at both V1 and V2 between 1000-1500 CE, with a stronger signal at V2. After this, trends in varve thickness between the two cores are not consistent, but generally remain below average for V1 and above average for V2. Sub-centennial trends are not reported due to the coarse temporal control for both V1 and V2.</w:t>
      </w:r>
    </w:p>
    <w:p w14:paraId="5C0F6D8C" w14:textId="77777777" w:rsidR="00E209F1" w:rsidRDefault="00484B0E">
      <w:pPr>
        <w:pStyle w:val="CaptionedFigure"/>
      </w:pPr>
      <w:r>
        <w:rPr>
          <w:noProof/>
        </w:rPr>
        <w:lastRenderedPageBreak/>
        <w:drawing>
          <wp:inline distT="0" distB="0" distL="0" distR="0" wp14:anchorId="103383C8" wp14:editId="23535C3C">
            <wp:extent cx="5334000" cy="4000500"/>
            <wp:effectExtent l="0" t="0" r="0" b="0"/>
            <wp:docPr id="6" name="Picture" descr="Figure 6: OPTION A - Standardized departure from the mean varve thickness for cores V1 and V2. The gray lines represent measured varve thickness, the black line is a 30-year moving average, gaps correspond to portions of the core that did not have discernible varves. The top axes, labelelled Year (CE), was estimated using linear interpolation from the AMS radiocarbon dates. The black points on the bottom graph of V1 and V2 denote the AMS radiocarbon age (± dating error) and depth of the respective sample."/>
            <wp:cNvGraphicFramePr/>
            <a:graphic xmlns:a="http://schemas.openxmlformats.org/drawingml/2006/main">
              <a:graphicData uri="http://schemas.openxmlformats.org/drawingml/2006/picture">
                <pic:pic xmlns:pic="http://schemas.openxmlformats.org/drawingml/2006/picture">
                  <pic:nvPicPr>
                    <pic:cNvPr id="0" name="Picture" descr="temporal_results_files/figure-docx/varves-a-1.png"/>
                    <pic:cNvPicPr>
                      <a:picLocks noChangeAspect="1" noChangeArrowheads="1"/>
                    </pic:cNvPicPr>
                  </pic:nvPicPr>
                  <pic:blipFill>
                    <a:blip r:embed="rId17"/>
                    <a:stretch>
                      <a:fillRect/>
                    </a:stretch>
                  </pic:blipFill>
                  <pic:spPr bwMode="auto">
                    <a:xfrm>
                      <a:off x="0" y="0"/>
                      <a:ext cx="5334000" cy="4000500"/>
                    </a:xfrm>
                    <a:prstGeom prst="rect">
                      <a:avLst/>
                    </a:prstGeom>
                    <a:noFill/>
                    <a:ln w="9525">
                      <a:noFill/>
                      <a:headEnd/>
                      <a:tailEnd/>
                    </a:ln>
                  </pic:spPr>
                </pic:pic>
              </a:graphicData>
            </a:graphic>
          </wp:inline>
        </w:drawing>
      </w:r>
    </w:p>
    <w:p w14:paraId="56EA71BE" w14:textId="7271369F" w:rsidR="00E209F1" w:rsidRDefault="00484B0E">
      <w:pPr>
        <w:pStyle w:val="ImageCaption"/>
      </w:pPr>
      <w:r>
        <w:t xml:space="preserve">Figure 6: OPTION A - Standardized departure from the mean varve thickness for cores V1 </w:t>
      </w:r>
      <w:commentRangeStart w:id="222"/>
      <w:r>
        <w:t>and</w:t>
      </w:r>
      <w:commentRangeEnd w:id="222"/>
      <w:r w:rsidR="0014517E">
        <w:rPr>
          <w:rStyle w:val="CommentReference"/>
          <w:i w:val="0"/>
        </w:rPr>
        <w:commentReference w:id="222"/>
      </w:r>
      <w:r>
        <w:t xml:space="preserve"> V2. The gray lines represent measured varve thickness, the black line is a 30-year </w:t>
      </w:r>
      <w:commentRangeStart w:id="223"/>
      <w:r>
        <w:t>moving</w:t>
      </w:r>
      <w:commentRangeEnd w:id="223"/>
      <w:r w:rsidR="00D60A33">
        <w:rPr>
          <w:rStyle w:val="CommentReference"/>
          <w:i w:val="0"/>
        </w:rPr>
        <w:commentReference w:id="223"/>
      </w:r>
      <w:r>
        <w:t xml:space="preserve"> average, gaps correspond to portions of the core that did not have discernible </w:t>
      </w:r>
      <w:proofErr w:type="spellStart"/>
      <w:r>
        <w:t>varves</w:t>
      </w:r>
      <w:proofErr w:type="spellEnd"/>
      <w:r>
        <w:t xml:space="preserve">. The top axes, </w:t>
      </w:r>
      <w:proofErr w:type="spellStart"/>
      <w:r>
        <w:t>labelelled</w:t>
      </w:r>
      <w:proofErr w:type="spellEnd"/>
      <w:r>
        <w:t xml:space="preserve"> Year (CE), was estimated using linear interpolation from the AMS radiocarbon dates. The black points on the bottom </w:t>
      </w:r>
      <w:ins w:id="224" w:author="Joseph Desloges" w:date="2022-02-26T22:08:00Z">
        <w:r w:rsidR="00D60A33">
          <w:t>of each plot</w:t>
        </w:r>
      </w:ins>
      <w:del w:id="225" w:author="Joseph Desloges" w:date="2022-02-26T22:08:00Z">
        <w:r w:rsidDel="00D60A33">
          <w:delText>graph of V1 and V2</w:delText>
        </w:r>
      </w:del>
      <w:r>
        <w:t xml:space="preserve"> denote the AMS radiocarbon age (± dating error) and depth of the respective </w:t>
      </w:r>
      <w:commentRangeStart w:id="226"/>
      <w:r>
        <w:t>sample</w:t>
      </w:r>
      <w:commentRangeEnd w:id="226"/>
      <w:r w:rsidR="00D60A33">
        <w:rPr>
          <w:rStyle w:val="CommentReference"/>
          <w:i w:val="0"/>
        </w:rPr>
        <w:commentReference w:id="226"/>
      </w:r>
      <w:r>
        <w:t>.</w:t>
      </w:r>
    </w:p>
    <w:p w14:paraId="7B1A76B6" w14:textId="77777777" w:rsidR="00E209F1" w:rsidRDefault="00484B0E">
      <w:pPr>
        <w:pStyle w:val="CaptionedFigure"/>
      </w:pPr>
      <w:r>
        <w:rPr>
          <w:noProof/>
        </w:rPr>
        <w:lastRenderedPageBreak/>
        <w:drawing>
          <wp:inline distT="0" distB="0" distL="0" distR="0" wp14:anchorId="500635B3" wp14:editId="1946EDF2">
            <wp:extent cx="5334000" cy="2510117"/>
            <wp:effectExtent l="0" t="0" r="0" b="0"/>
            <wp:docPr id="7" name="Picture" descr="Figure 7: OPTION B - Standardized departure from the mean varve thickness for cores V1 and V2. The gray lines represent measured varve thickness, the black line is a 30-year moving average, gaps correspond to portions of the core that did not have discernible varves. The top axes, labelelled Year (CE), was estimated using linear interpolation from the AMS radiocarbon dates. The black points on the bottom graph of V1 and V2 denote the AMS radiocarbon age (± dating error) and depth of the respective sample."/>
            <wp:cNvGraphicFramePr/>
            <a:graphic xmlns:a="http://schemas.openxmlformats.org/drawingml/2006/main">
              <a:graphicData uri="http://schemas.openxmlformats.org/drawingml/2006/picture">
                <pic:pic xmlns:pic="http://schemas.openxmlformats.org/drawingml/2006/picture">
                  <pic:nvPicPr>
                    <pic:cNvPr id="0" name="Picture" descr="temporal_results_files/figure-docx/varves-b-1.png"/>
                    <pic:cNvPicPr>
                      <a:picLocks noChangeAspect="1" noChangeArrowheads="1"/>
                    </pic:cNvPicPr>
                  </pic:nvPicPr>
                  <pic:blipFill>
                    <a:blip r:embed="rId18"/>
                    <a:stretch>
                      <a:fillRect/>
                    </a:stretch>
                  </pic:blipFill>
                  <pic:spPr bwMode="auto">
                    <a:xfrm>
                      <a:off x="0" y="0"/>
                      <a:ext cx="5334000" cy="2510117"/>
                    </a:xfrm>
                    <a:prstGeom prst="rect">
                      <a:avLst/>
                    </a:prstGeom>
                    <a:noFill/>
                    <a:ln w="9525">
                      <a:noFill/>
                      <a:headEnd/>
                      <a:tailEnd/>
                    </a:ln>
                  </pic:spPr>
                </pic:pic>
              </a:graphicData>
            </a:graphic>
          </wp:inline>
        </w:drawing>
      </w:r>
    </w:p>
    <w:p w14:paraId="41492B83" w14:textId="77777777" w:rsidR="00E209F1" w:rsidRDefault="00484B0E">
      <w:pPr>
        <w:pStyle w:val="ImageCaption"/>
      </w:pPr>
      <w:r>
        <w:t xml:space="preserve">Figure 7: OPTION </w:t>
      </w:r>
      <w:commentRangeStart w:id="227"/>
      <w:r>
        <w:t>B</w:t>
      </w:r>
      <w:commentRangeEnd w:id="227"/>
      <w:r w:rsidR="0014517E">
        <w:rPr>
          <w:rStyle w:val="CommentReference"/>
          <w:i w:val="0"/>
        </w:rPr>
        <w:commentReference w:id="227"/>
      </w:r>
      <w:r>
        <w:t xml:space="preserve"> - Standardized departure from the mean varve thickness for cores V1 and V2. The gray lines represent measured varve thickness, the black line is a 30-year moving average, gaps correspond to portions of the core that did not have discernible </w:t>
      </w:r>
      <w:proofErr w:type="spellStart"/>
      <w:r>
        <w:t>varves</w:t>
      </w:r>
      <w:proofErr w:type="spellEnd"/>
      <w:r>
        <w:t xml:space="preserve">. The top axes, </w:t>
      </w:r>
      <w:proofErr w:type="spellStart"/>
      <w:r>
        <w:t>labelelled</w:t>
      </w:r>
      <w:proofErr w:type="spellEnd"/>
      <w:r>
        <w:t xml:space="preserve"> Year (CE), was estimated using linear interpolation from the AMS radiocarbon dates. The black points on the bottom graph of V1 and V2 denote the AMS radiocarbon age (± dating error) and depth of the respective sample.</w:t>
      </w:r>
    </w:p>
    <w:p w14:paraId="2F17231F" w14:textId="77777777" w:rsidR="00E209F1" w:rsidRDefault="00484B0E">
      <w:pPr>
        <w:pStyle w:val="BodyText"/>
      </w:pPr>
      <w:r>
        <w:rPr>
          <w:i/>
          <w:iCs/>
        </w:rPr>
        <w:t>Grain Size</w:t>
      </w:r>
    </w:p>
    <w:p w14:paraId="1C58BEBC" w14:textId="77777777" w:rsidR="005466B8" w:rsidRDefault="0014517E">
      <w:pPr>
        <w:pStyle w:val="BodyText"/>
        <w:rPr>
          <w:ins w:id="228" w:author="Joseph Desloges" w:date="2022-02-26T22:25:00Z"/>
        </w:rPr>
      </w:pPr>
      <w:ins w:id="229" w:author="Joseph Desloges" w:date="2022-02-26T22:18:00Z">
        <w:r>
          <w:t>Although based on a limited number of measurements, the temporal pattern in grain size</w:t>
        </w:r>
      </w:ins>
      <w:ins w:id="230" w:author="Joseph Desloges" w:date="2022-02-26T22:19:00Z">
        <w:r>
          <w:t xml:space="preserve"> (standardized departures of the D50??? Other</w:t>
        </w:r>
      </w:ins>
      <w:ins w:id="231" w:author="Joseph Desloges" w:date="2022-02-26T22:20:00Z">
        <w:r>
          <w:t>??)</w:t>
        </w:r>
      </w:ins>
      <w:ins w:id="232" w:author="Joseph Desloges" w:date="2022-02-26T22:18:00Z">
        <w:r>
          <w:t xml:space="preserve"> between </w:t>
        </w:r>
      </w:ins>
      <w:ins w:id="233" w:author="Joseph Desloges" w:date="2022-02-26T22:20:00Z">
        <w:r>
          <w:t xml:space="preserve">the two cores </w:t>
        </w:r>
      </w:ins>
      <w:ins w:id="234" w:author="Joseph Desloges" w:date="2022-02-26T22:18:00Z">
        <w:r>
          <w:t>shows a consistent pattern (</w:t>
        </w:r>
      </w:ins>
      <w:r w:rsidR="00484B0E">
        <w:t>Figure 8</w:t>
      </w:r>
      <w:ins w:id="235" w:author="Joseph Desloges" w:date="2022-02-26T22:19:00Z">
        <w:r>
          <w:t>).</w:t>
        </w:r>
      </w:ins>
      <w:del w:id="236" w:author="Joseph Desloges" w:date="2022-02-26T22:19:00Z">
        <w:r w:rsidR="00484B0E" w:rsidDel="0014517E">
          <w:delText xml:space="preserve"> shows that grain size for b</w:delText>
        </w:r>
      </w:del>
      <w:ins w:id="237" w:author="Joseph Desloges" w:date="2022-02-26T22:19:00Z">
        <w:r>
          <w:t>B</w:t>
        </w:r>
      </w:ins>
      <w:r w:rsidR="00484B0E">
        <w:t xml:space="preserve">oth V1 and V2 </w:t>
      </w:r>
      <w:ins w:id="238" w:author="Joseph Desloges" w:date="2022-02-26T22:20:00Z">
        <w:r>
          <w:t>have</w:t>
        </w:r>
      </w:ins>
      <w:ins w:id="239" w:author="Joseph Desloges" w:date="2022-02-26T22:19:00Z">
        <w:r>
          <w:t xml:space="preserve"> </w:t>
        </w:r>
      </w:ins>
      <w:del w:id="240" w:author="Joseph Desloges" w:date="2022-02-26T22:19:00Z">
        <w:r w:rsidR="00484B0E" w:rsidDel="0014517E">
          <w:delText xml:space="preserve">is </w:delText>
        </w:r>
      </w:del>
      <w:r w:rsidR="00484B0E">
        <w:t xml:space="preserve">above average </w:t>
      </w:r>
      <w:ins w:id="241" w:author="Joseph Desloges" w:date="2022-02-26T22:19:00Z">
        <w:r>
          <w:t>grain size</w:t>
        </w:r>
      </w:ins>
      <w:ins w:id="242" w:author="Joseph Desloges" w:date="2022-02-26T22:20:00Z">
        <w:r>
          <w:t xml:space="preserve"> </w:t>
        </w:r>
      </w:ins>
      <w:r w:rsidR="00484B0E">
        <w:t>between 0</w:t>
      </w:r>
      <w:ins w:id="243" w:author="Joseph Desloges" w:date="2022-02-26T22:21:00Z">
        <w:r>
          <w:t xml:space="preserve"> and </w:t>
        </w:r>
      </w:ins>
      <w:del w:id="244" w:author="Joseph Desloges" w:date="2022-02-26T22:21:00Z">
        <w:r w:rsidR="00484B0E" w:rsidDel="0014517E">
          <w:delText>-</w:delText>
        </w:r>
      </w:del>
      <w:r w:rsidR="00484B0E">
        <w:t xml:space="preserve">500 </w:t>
      </w:r>
      <w:ins w:id="245" w:author="Joseph Desloges" w:date="2022-02-26T22:21:00Z">
        <w:r>
          <w:t xml:space="preserve">to 700 </w:t>
        </w:r>
      </w:ins>
      <w:r w:rsidR="00484B0E">
        <w:t>CE and below average from 700</w:t>
      </w:r>
      <w:ins w:id="246" w:author="Joseph Desloges" w:date="2022-02-26T22:21:00Z">
        <w:r>
          <w:t xml:space="preserve"> to </w:t>
        </w:r>
      </w:ins>
      <w:del w:id="247" w:author="Joseph Desloges" w:date="2022-02-26T22:21:00Z">
        <w:r w:rsidR="00484B0E" w:rsidDel="0014517E">
          <w:delText>-1</w:delText>
        </w:r>
      </w:del>
      <w:ins w:id="248" w:author="Joseph Desloges" w:date="2022-02-26T22:22:00Z">
        <w:r w:rsidR="005466B8">
          <w:t>1</w:t>
        </w:r>
      </w:ins>
      <w:r w:rsidR="00484B0E">
        <w:t xml:space="preserve">500 CE. After 1500 CE grain size follows an increasing trend </w:t>
      </w:r>
      <w:ins w:id="249" w:author="Joseph Desloges" w:date="2022-02-26T22:23:00Z">
        <w:r w:rsidR="005466B8">
          <w:t>with average to above average grain size. V1 shows the more dramatic increase in grain size compared to V2</w:t>
        </w:r>
      </w:ins>
      <w:ins w:id="250" w:author="Joseph Desloges" w:date="2022-02-26T22:24:00Z">
        <w:r w:rsidR="005466B8">
          <w:t>.</w:t>
        </w:r>
      </w:ins>
      <w:del w:id="251" w:author="Joseph Desloges" w:date="2022-02-26T22:22:00Z">
        <w:r w:rsidR="00484B0E" w:rsidDel="005466B8">
          <w:delText xml:space="preserve">at </w:delText>
        </w:r>
      </w:del>
      <w:del w:id="252" w:author="Joseph Desloges" w:date="2022-02-26T22:24:00Z">
        <w:r w:rsidR="00484B0E" w:rsidDel="005466B8">
          <w:delText xml:space="preserve">V1 and at V2 grain size remains around average until 1950 CE where there is an increase. </w:delText>
        </w:r>
      </w:del>
      <w:r w:rsidR="00484B0E">
        <w:t xml:space="preserve">Overall, grain size fluctuations at </w:t>
      </w:r>
      <w:ins w:id="253" w:author="Joseph Desloges" w:date="2022-02-26T22:24:00Z">
        <w:r w:rsidR="005466B8">
          <w:t xml:space="preserve">the coarse resolution of about </w:t>
        </w:r>
      </w:ins>
      <w:del w:id="254" w:author="Joseph Desloges" w:date="2022-02-26T22:24:00Z">
        <w:r w:rsidR="00484B0E" w:rsidDel="005466B8">
          <w:delText>a 1</w:delText>
        </w:r>
      </w:del>
      <w:ins w:id="255" w:author="Joseph Desloges" w:date="2022-02-26T22:24:00Z">
        <w:r w:rsidR="005466B8">
          <w:t>1</w:t>
        </w:r>
      </w:ins>
      <w:r w:rsidR="00484B0E">
        <w:t>00-year</w:t>
      </w:r>
      <w:ins w:id="256" w:author="Joseph Desloges" w:date="2022-02-26T22:24:00Z">
        <w:r w:rsidR="005466B8">
          <w:t>s</w:t>
        </w:r>
      </w:ins>
      <w:del w:id="257" w:author="Joseph Desloges" w:date="2022-02-26T22:24:00Z">
        <w:r w:rsidR="00484B0E" w:rsidDel="005466B8">
          <w:delText xml:space="preserve"> resolution</w:delText>
        </w:r>
      </w:del>
      <w:r w:rsidR="00484B0E">
        <w:t xml:space="preserve"> show</w:t>
      </w:r>
      <w:ins w:id="258" w:author="Joseph Desloges" w:date="2022-02-26T22:24:00Z">
        <w:r w:rsidR="005466B8">
          <w:t>s</w:t>
        </w:r>
      </w:ins>
      <w:r w:rsidR="00484B0E">
        <w:t xml:space="preserve"> good correspondence between </w:t>
      </w:r>
      <w:ins w:id="259" w:author="Joseph Desloges" w:date="2022-02-26T22:24:00Z">
        <w:r w:rsidR="005466B8">
          <w:t>the two co</w:t>
        </w:r>
      </w:ins>
      <w:ins w:id="260" w:author="Joseph Desloges" w:date="2022-02-26T22:25:00Z">
        <w:r w:rsidR="005466B8">
          <w:t xml:space="preserve">res over the last </w:t>
        </w:r>
      </w:ins>
      <w:del w:id="261" w:author="Joseph Desloges" w:date="2022-02-26T22:25:00Z">
        <w:r w:rsidR="00484B0E" w:rsidDel="005466B8">
          <w:delText xml:space="preserve">cores V1 and V2 over the past </w:delText>
        </w:r>
      </w:del>
      <w:r w:rsidR="00484B0E">
        <w:t xml:space="preserve">2000 years. </w:t>
      </w:r>
    </w:p>
    <w:p w14:paraId="25AB30A2" w14:textId="45E07C7C" w:rsidR="00E209F1" w:rsidRDefault="00484B0E">
      <w:pPr>
        <w:pStyle w:val="BodyText"/>
      </w:pPr>
      <w:r>
        <w:t>Event-based layers identified in the varve thickness chronology were removed from the grain size analysis presented here. The composition of sediment grains within the event-based layers were all characteri</w:t>
      </w:r>
      <w:ins w:id="262" w:author="Joseph Desloges" w:date="2022-02-26T22:25:00Z">
        <w:r w:rsidR="005466B8">
          <w:t>z</w:t>
        </w:r>
      </w:ins>
      <w:del w:id="263" w:author="Joseph Desloges" w:date="2022-02-26T22:25:00Z">
        <w:r w:rsidDel="005466B8">
          <w:delText>s</w:delText>
        </w:r>
      </w:del>
      <w:r>
        <w:t xml:space="preserve">ed by a single mode with less than 0.01% clay, over 98% silt and less than 1% sand. </w:t>
      </w:r>
      <w:ins w:id="264" w:author="Joseph Desloges" w:date="2022-02-26T22:30:00Z">
        <w:r w:rsidR="005466B8">
          <w:t xml:space="preserve">The D50 of event based is? </w:t>
        </w:r>
      </w:ins>
      <w:proofErr w:type="gramStart"/>
      <w:r>
        <w:t>The</w:t>
      </w:r>
      <w:proofErr w:type="gramEnd"/>
      <w:r>
        <w:t xml:space="preserve"> average D50 particle size of </w:t>
      </w:r>
      <w:ins w:id="265" w:author="Joseph Desloges" w:date="2022-02-26T22:29:00Z">
        <w:r w:rsidR="005466B8">
          <w:t>couplet</w:t>
        </w:r>
      </w:ins>
      <w:del w:id="266" w:author="Joseph Desloges" w:date="2022-02-26T22:29:00Z">
        <w:r w:rsidDel="005466B8">
          <w:delText>non-event based</w:delText>
        </w:r>
      </w:del>
      <w:r>
        <w:t xml:space="preserve"> sediment is 7.6 µm and 6.4 µm for V1 and V2 respectively. The particle size distribution for </w:t>
      </w:r>
      <w:ins w:id="267" w:author="Joseph Desloges" w:date="2022-02-26T22:30:00Z">
        <w:r w:rsidR="005466B8">
          <w:t xml:space="preserve">couplet </w:t>
        </w:r>
      </w:ins>
      <w:del w:id="268" w:author="Joseph Desloges" w:date="2022-02-26T22:30:00Z">
        <w:r w:rsidDel="005466B8">
          <w:delText xml:space="preserve">non-event based </w:delText>
        </w:r>
      </w:del>
      <w:r>
        <w:t xml:space="preserve">sediment is characterized by a bi-modal distribution with an average composition of 13% clay, 86% silt, and 0.8% sand sized particles at V1 and 81% silt, 18% clay, and 0.5% sand sized at </w:t>
      </w:r>
      <w:commentRangeStart w:id="269"/>
      <w:r>
        <w:t>V2</w:t>
      </w:r>
      <w:commentRangeEnd w:id="269"/>
      <w:r w:rsidR="005466B8">
        <w:rPr>
          <w:rStyle w:val="CommentReference"/>
        </w:rPr>
        <w:commentReference w:id="269"/>
      </w:r>
      <w:r>
        <w:t>.</w:t>
      </w:r>
    </w:p>
    <w:p w14:paraId="33757E8F" w14:textId="77777777" w:rsidR="00E209F1" w:rsidRDefault="00484B0E">
      <w:pPr>
        <w:pStyle w:val="CaptionedFigure"/>
      </w:pPr>
      <w:r>
        <w:rPr>
          <w:noProof/>
        </w:rPr>
        <w:lastRenderedPageBreak/>
        <w:drawing>
          <wp:inline distT="0" distB="0" distL="0" distR="0" wp14:anchorId="51230F31" wp14:editId="490AA012">
            <wp:extent cx="5334000" cy="4000500"/>
            <wp:effectExtent l="0" t="0" r="0" b="0"/>
            <wp:docPr id="8" name="Picture" descr="Figure 8: OPTION A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sample."/>
            <wp:cNvGraphicFramePr/>
            <a:graphic xmlns:a="http://schemas.openxmlformats.org/drawingml/2006/main">
              <a:graphicData uri="http://schemas.openxmlformats.org/drawingml/2006/picture">
                <pic:pic xmlns:pic="http://schemas.openxmlformats.org/drawingml/2006/picture">
                  <pic:nvPicPr>
                    <pic:cNvPr id="0" name="Picture" descr="temporal_results_files/figure-docx/particle-1.png"/>
                    <pic:cNvPicPr>
                      <a:picLocks noChangeAspect="1" noChangeArrowheads="1"/>
                    </pic:cNvPicPr>
                  </pic:nvPicPr>
                  <pic:blipFill>
                    <a:blip r:embed="rId19"/>
                    <a:stretch>
                      <a:fillRect/>
                    </a:stretch>
                  </pic:blipFill>
                  <pic:spPr bwMode="auto">
                    <a:xfrm>
                      <a:off x="0" y="0"/>
                      <a:ext cx="5334000" cy="4000500"/>
                    </a:xfrm>
                    <a:prstGeom prst="rect">
                      <a:avLst/>
                    </a:prstGeom>
                    <a:noFill/>
                    <a:ln w="9525">
                      <a:noFill/>
                      <a:headEnd/>
                      <a:tailEnd/>
                    </a:ln>
                  </pic:spPr>
                </pic:pic>
              </a:graphicData>
            </a:graphic>
          </wp:inline>
        </w:drawing>
      </w:r>
    </w:p>
    <w:p w14:paraId="0AA25523" w14:textId="0AE38532" w:rsidR="00E45611" w:rsidRDefault="00A33DF8">
      <w:pPr>
        <w:pStyle w:val="ImageCaption"/>
      </w:pPr>
      <w:ins w:id="270" w:author="Joseph Desloges" w:date="2022-02-26T22:43:00Z">
        <w:r>
          <w:rPr>
            <w:noProof/>
          </w:rPr>
          <w:pict w14:anchorId="37771233">
            <v:shapetype id="_x0000_t202" coordsize="21600,21600" o:spt="202" path="m,l,21600r21600,l21600,xe">
              <v:stroke joinstyle="miter"/>
              <v:path gradientshapeok="t" o:connecttype="rect"/>
            </v:shapetype>
            <v:shape id="_x0000_s1029" type="#_x0000_t202" style="position:absolute;margin-left:390.55pt;margin-top:176.9pt;width:1in;height:1in;z-index:251661312">
              <v:textbox>
                <w:txbxContent>
                  <w:p w14:paraId="1E8119FE" w14:textId="32BB8B93" w:rsidR="00A33DF8" w:rsidRPr="00A33DF8" w:rsidRDefault="00A33DF8" w:rsidP="00A33DF8">
                    <w:pPr>
                      <w:rPr>
                        <w:sz w:val="16"/>
                        <w:szCs w:val="16"/>
                        <w:lang w:val="en-CA"/>
                      </w:rPr>
                    </w:pPr>
                    <w:r>
                      <w:rPr>
                        <w:sz w:val="16"/>
                        <w:szCs w:val="16"/>
                        <w:lang w:val="en-CA"/>
                      </w:rPr>
                      <w:t xml:space="preserve">Grain size and LOI show the dramatic post LIA trends. Thickness not so much. </w:t>
                    </w:r>
                  </w:p>
                </w:txbxContent>
              </v:textbox>
            </v:shape>
          </w:pict>
        </w:r>
      </w:ins>
      <w:ins w:id="271" w:author="Joseph Desloges" w:date="2022-02-26T22:42:00Z">
        <w:r>
          <w:rPr>
            <w:noProof/>
          </w:rPr>
          <w:pict w14:anchorId="37771233">
            <v:shape id="_x0000_s1028" type="#_x0000_t202" style="position:absolute;margin-left:299.45pt;margin-top:100.1pt;width:1in;height:1in;z-index:251660288">
              <v:textbox>
                <w:txbxContent>
                  <w:p w14:paraId="45604957" w14:textId="54122D17" w:rsidR="00A33DF8" w:rsidRPr="00A33DF8" w:rsidRDefault="00A33DF8" w:rsidP="00A33DF8">
                    <w:pPr>
                      <w:rPr>
                        <w:sz w:val="16"/>
                        <w:szCs w:val="16"/>
                        <w:lang w:val="en-CA"/>
                      </w:rPr>
                    </w:pPr>
                    <w:r w:rsidRPr="00A33DF8">
                      <w:rPr>
                        <w:sz w:val="16"/>
                        <w:szCs w:val="16"/>
                        <w:lang w:val="en-CA"/>
                      </w:rPr>
                      <w:t xml:space="preserve">Thicker, coarser </w:t>
                    </w:r>
                    <w:proofErr w:type="spellStart"/>
                    <w:r w:rsidRPr="00A33DF8">
                      <w:rPr>
                        <w:sz w:val="16"/>
                        <w:szCs w:val="16"/>
                        <w:lang w:val="en-CA"/>
                      </w:rPr>
                      <w:t>varves</w:t>
                    </w:r>
                    <w:proofErr w:type="spellEnd"/>
                    <w:r w:rsidRPr="00A33DF8">
                      <w:rPr>
                        <w:sz w:val="16"/>
                        <w:szCs w:val="16"/>
                        <w:lang w:val="en-CA"/>
                      </w:rPr>
                      <w:t xml:space="preserve"> due to colder wetter climate</w:t>
                    </w:r>
                    <w:r>
                      <w:rPr>
                        <w:sz w:val="16"/>
                        <w:szCs w:val="16"/>
                        <w:lang w:val="en-CA"/>
                      </w:rPr>
                      <w:t>. Explain why less LOI</w:t>
                    </w:r>
                  </w:p>
                </w:txbxContent>
              </v:textbox>
            </v:shape>
          </w:pict>
        </w:r>
      </w:ins>
      <w:ins w:id="272" w:author="Joseph Desloges" w:date="2022-02-26T22:41:00Z">
        <w:r w:rsidR="00E45611">
          <w:rPr>
            <w:noProof/>
          </w:rPr>
          <w:pict w14:anchorId="37771233">
            <v:shape id="_x0000_s1027" type="#_x0000_t202" style="position:absolute;margin-left:194.65pt;margin-top:82.1pt;width:1in;height:1in;z-index:251659264">
              <v:textbox>
                <w:txbxContent>
                  <w:p w14:paraId="4ECB2FC8" w14:textId="2188F6AE" w:rsidR="00E45611" w:rsidRPr="00A33DF8" w:rsidRDefault="00E45611" w:rsidP="00E45611">
                    <w:pPr>
                      <w:rPr>
                        <w:sz w:val="16"/>
                        <w:szCs w:val="16"/>
                        <w:lang w:val="en-CA"/>
                      </w:rPr>
                    </w:pPr>
                    <w:r w:rsidRPr="00A33DF8">
                      <w:rPr>
                        <w:sz w:val="16"/>
                        <w:szCs w:val="16"/>
                        <w:lang w:val="en-CA"/>
                      </w:rPr>
                      <w:t>Th</w:t>
                    </w:r>
                    <w:r>
                      <w:rPr>
                        <w:sz w:val="16"/>
                        <w:szCs w:val="16"/>
                        <w:lang w:val="en-CA"/>
                      </w:rPr>
                      <w:t>inner, finer</w:t>
                    </w:r>
                    <w:r w:rsidRPr="00A33DF8">
                      <w:rPr>
                        <w:sz w:val="16"/>
                        <w:szCs w:val="16"/>
                        <w:lang w:val="en-CA"/>
                      </w:rPr>
                      <w:t xml:space="preserve"> </w:t>
                    </w:r>
                    <w:proofErr w:type="spellStart"/>
                    <w:r w:rsidRPr="00A33DF8">
                      <w:rPr>
                        <w:sz w:val="16"/>
                        <w:szCs w:val="16"/>
                        <w:lang w:val="en-CA"/>
                      </w:rPr>
                      <w:t>varves</w:t>
                    </w:r>
                    <w:proofErr w:type="spellEnd"/>
                    <w:r w:rsidRPr="00A33DF8">
                      <w:rPr>
                        <w:sz w:val="16"/>
                        <w:szCs w:val="16"/>
                        <w:lang w:val="en-CA"/>
                      </w:rPr>
                      <w:t xml:space="preserve"> due to </w:t>
                    </w:r>
                    <w:r>
                      <w:rPr>
                        <w:sz w:val="16"/>
                        <w:szCs w:val="16"/>
                        <w:lang w:val="en-CA"/>
                      </w:rPr>
                      <w:t xml:space="preserve">warmer dryer </w:t>
                    </w:r>
                    <w:r w:rsidRPr="00A33DF8">
                      <w:rPr>
                        <w:sz w:val="16"/>
                        <w:szCs w:val="16"/>
                        <w:lang w:val="en-CA"/>
                      </w:rPr>
                      <w:t>climate</w:t>
                    </w:r>
                    <w:r>
                      <w:rPr>
                        <w:sz w:val="16"/>
                        <w:szCs w:val="16"/>
                        <w:lang w:val="en-CA"/>
                      </w:rPr>
                      <w:t>. Explain why LOI</w:t>
                    </w:r>
                    <w:r w:rsidR="00A33DF8">
                      <w:rPr>
                        <w:sz w:val="16"/>
                        <w:szCs w:val="16"/>
                        <w:lang w:val="en-CA"/>
                      </w:rPr>
                      <w:t xml:space="preserve"> stays high</w:t>
                    </w:r>
                  </w:p>
                </w:txbxContent>
              </v:textbox>
            </v:shape>
          </w:pict>
        </w:r>
      </w:ins>
      <w:r w:rsidR="00E45611">
        <w:rPr>
          <w:noProof/>
        </w:rPr>
        <w:pict w14:anchorId="37771233">
          <v:shape id="_x0000_s1026" type="#_x0000_t202" style="position:absolute;margin-left:67.75pt;margin-top:100.7pt;width:1in;height:1in;z-index:251658240">
            <v:textbox>
              <w:txbxContent>
                <w:p w14:paraId="677B04B4" w14:textId="3EB83854" w:rsidR="00E45611" w:rsidRPr="00A33DF8" w:rsidRDefault="00E45611">
                  <w:pPr>
                    <w:rPr>
                      <w:sz w:val="16"/>
                      <w:szCs w:val="16"/>
                      <w:lang w:val="en-CA"/>
                    </w:rPr>
                  </w:pPr>
                  <w:r w:rsidRPr="00A33DF8">
                    <w:rPr>
                      <w:sz w:val="16"/>
                      <w:szCs w:val="16"/>
                      <w:lang w:val="en-CA"/>
                    </w:rPr>
                    <w:t xml:space="preserve">Thicker, coarser </w:t>
                  </w:r>
                  <w:proofErr w:type="spellStart"/>
                  <w:r w:rsidRPr="00A33DF8">
                    <w:rPr>
                      <w:sz w:val="16"/>
                      <w:szCs w:val="16"/>
                      <w:lang w:val="en-CA"/>
                    </w:rPr>
                    <w:t>varves</w:t>
                  </w:r>
                  <w:proofErr w:type="spellEnd"/>
                  <w:r w:rsidRPr="00A33DF8">
                    <w:rPr>
                      <w:sz w:val="16"/>
                      <w:szCs w:val="16"/>
                      <w:lang w:val="en-CA"/>
                    </w:rPr>
                    <w:t xml:space="preserve"> due to colder wetter climate</w:t>
                  </w:r>
                  <w:r>
                    <w:rPr>
                      <w:sz w:val="16"/>
                      <w:szCs w:val="16"/>
                      <w:lang w:val="en-CA"/>
                    </w:rPr>
                    <w:t>. Explain why more LOI</w:t>
                  </w:r>
                </w:p>
              </w:txbxContent>
            </v:textbox>
          </v:shape>
        </w:pict>
      </w:r>
      <w:r w:rsidR="00484B0E">
        <w:t xml:space="preserve">Figure 8: OPTION </w:t>
      </w:r>
      <w:commentRangeStart w:id="273"/>
      <w:r w:rsidR="00484B0E">
        <w:t>A</w:t>
      </w:r>
      <w:commentRangeEnd w:id="273"/>
      <w:r w:rsidR="005466B8">
        <w:rPr>
          <w:rStyle w:val="CommentReference"/>
          <w:i w:val="0"/>
        </w:rPr>
        <w:commentReference w:id="273"/>
      </w:r>
      <w:r w:rsidR="00484B0E">
        <w:t xml:space="preserve"> - Standardized departure from the mean D50 grain size for cores V1 and V2. The black points represent D50 particle size at 5 - 10 cm intervals and the gray line is the 3 sample (~125 year) moving average. The top axes, </w:t>
      </w:r>
      <w:proofErr w:type="spellStart"/>
      <w:r w:rsidR="00484B0E">
        <w:t>labelelled</w:t>
      </w:r>
      <w:proofErr w:type="spellEnd"/>
      <w:r w:rsidR="00484B0E">
        <w:t xml:space="preserve"> Year (CE), are calculated as per Figure X. The black </w:t>
      </w:r>
      <w:proofErr w:type="gramStart"/>
      <w:r w:rsidR="00484B0E">
        <w:t>X’s</w:t>
      </w:r>
      <w:proofErr w:type="gramEnd"/>
      <w:r w:rsidR="00484B0E">
        <w:t xml:space="preserve"> on the bottom graph of V1 and V2 denote the AMS radiocarbon age (± dating error) and depth of the respective </w:t>
      </w:r>
      <w:commentRangeStart w:id="274"/>
      <w:r w:rsidR="00484B0E">
        <w:t>sample</w:t>
      </w:r>
      <w:commentRangeEnd w:id="274"/>
      <w:r w:rsidR="00076ECE">
        <w:rPr>
          <w:rStyle w:val="CommentReference"/>
          <w:i w:val="0"/>
        </w:rPr>
        <w:commentReference w:id="274"/>
      </w:r>
      <w:r w:rsidR="00484B0E">
        <w:t>.</w:t>
      </w:r>
      <w:commentRangeStart w:id="275"/>
      <w:r w:rsidR="00E45611">
        <w:rPr>
          <w:noProof/>
        </w:rPr>
        <w:drawing>
          <wp:inline distT="0" distB="0" distL="0" distR="0" wp14:anchorId="238519F6" wp14:editId="6C2155F8">
            <wp:extent cx="5304865" cy="251142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3015" cy="2548423"/>
                    </a:xfrm>
                    <a:prstGeom prst="rect">
                      <a:avLst/>
                    </a:prstGeom>
                    <a:noFill/>
                    <a:ln>
                      <a:noFill/>
                    </a:ln>
                  </pic:spPr>
                </pic:pic>
              </a:graphicData>
            </a:graphic>
          </wp:inline>
        </w:drawing>
      </w:r>
      <w:commentRangeEnd w:id="275"/>
      <w:r w:rsidR="00076ECE">
        <w:rPr>
          <w:rStyle w:val="CommentReference"/>
          <w:i w:val="0"/>
        </w:rPr>
        <w:commentReference w:id="275"/>
      </w:r>
    </w:p>
    <w:p w14:paraId="3374BB4F" w14:textId="77777777" w:rsidR="00E209F1" w:rsidRDefault="00484B0E">
      <w:pPr>
        <w:pStyle w:val="CaptionedFigure"/>
      </w:pPr>
      <w:r>
        <w:rPr>
          <w:noProof/>
        </w:rPr>
        <w:lastRenderedPageBreak/>
        <w:drawing>
          <wp:inline distT="0" distB="0" distL="0" distR="0" wp14:anchorId="37ABA124" wp14:editId="4E51AA4F">
            <wp:extent cx="5334000" cy="2667000"/>
            <wp:effectExtent l="0" t="0" r="0" b="0"/>
            <wp:docPr id="9" name="Picture" descr="Figure 9: OPTION B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sample."/>
            <wp:cNvGraphicFramePr/>
            <a:graphic xmlns:a="http://schemas.openxmlformats.org/drawingml/2006/main">
              <a:graphicData uri="http://schemas.openxmlformats.org/drawingml/2006/picture">
                <pic:pic xmlns:pic="http://schemas.openxmlformats.org/drawingml/2006/picture">
                  <pic:nvPicPr>
                    <pic:cNvPr id="0" name="Picture" descr="temporal_results_files/figure-docx/particle-b-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204285FD" w14:textId="77777777" w:rsidR="00E209F1" w:rsidRDefault="00484B0E">
      <w:pPr>
        <w:pStyle w:val="ImageCaption"/>
      </w:pPr>
      <w:r>
        <w:t xml:space="preserve">Figure 9: OPTION B - Standardized departure from the mean D50 grain size for cores V1 and V2. The black points represent D50 particle size at 5 - 10 cm intervals and the gray line is the 3 sample (~125 year) moving average. The top axes, </w:t>
      </w:r>
      <w:proofErr w:type="spellStart"/>
      <w:r>
        <w:t>labelelled</w:t>
      </w:r>
      <w:proofErr w:type="spellEnd"/>
      <w:r>
        <w:t xml:space="preserve"> Year (CE), are calculated as per Figure X. The black </w:t>
      </w:r>
      <w:proofErr w:type="gramStart"/>
      <w:r>
        <w:t>X’s</w:t>
      </w:r>
      <w:proofErr w:type="gramEnd"/>
      <w:r>
        <w:t xml:space="preserve"> on the bottom graph of V1 and V2 denote the AMS radiocarbon age (± dating error) and depth of the respective </w:t>
      </w:r>
      <w:commentRangeStart w:id="276"/>
      <w:r>
        <w:t>sample</w:t>
      </w:r>
      <w:commentRangeEnd w:id="276"/>
      <w:r w:rsidR="00E45611">
        <w:rPr>
          <w:rStyle w:val="CommentReference"/>
          <w:i w:val="0"/>
        </w:rPr>
        <w:commentReference w:id="276"/>
      </w:r>
      <w:r>
        <w:t>.</w:t>
      </w:r>
    </w:p>
    <w:p w14:paraId="331B0EE8" w14:textId="77777777" w:rsidR="00E209F1" w:rsidRDefault="00484B0E">
      <w:pPr>
        <w:pStyle w:val="BodyText"/>
      </w:pPr>
      <w:r>
        <w:rPr>
          <w:i/>
          <w:iCs/>
        </w:rPr>
        <w:t>Loss on Ignition</w:t>
      </w:r>
    </w:p>
    <w:p w14:paraId="3017A583" w14:textId="6244AF42" w:rsidR="00E209F1" w:rsidRDefault="00484B0E">
      <w:pPr>
        <w:pStyle w:val="BodyText"/>
      </w:pPr>
      <w:r>
        <w:t xml:space="preserve">Figure 10 shows the </w:t>
      </w:r>
      <w:proofErr w:type="spellStart"/>
      <w:ins w:id="277" w:author="Joseph Desloges" w:date="2022-02-26T22:33:00Z">
        <w:r w:rsidR="00E45611">
          <w:t>loss</w:t>
        </w:r>
      </w:ins>
      <w:del w:id="278" w:author="Joseph Desloges" w:date="2022-02-26T22:33:00Z">
        <w:r w:rsidDel="00E45611">
          <w:delText xml:space="preserve">percent mass lost </w:delText>
        </w:r>
      </w:del>
      <w:r>
        <w:t>on</w:t>
      </w:r>
      <w:proofErr w:type="spellEnd"/>
      <w:r>
        <w:t xml:space="preserve"> ignition (LOI) for both V1 and V2. Higher levels of organic content are shown in V1 and V2 from </w:t>
      </w:r>
      <w:proofErr w:type="spellStart"/>
      <w:r>
        <w:t>from</w:t>
      </w:r>
      <w:proofErr w:type="spellEnd"/>
      <w:r>
        <w:t xml:space="preserve"> 0-1000 CE and mostly below average from 1000-2000 </w:t>
      </w:r>
      <w:commentRangeStart w:id="279"/>
      <w:r>
        <w:t>CE</w:t>
      </w:r>
      <w:commentRangeEnd w:id="279"/>
      <w:r w:rsidR="00E45611">
        <w:rPr>
          <w:rStyle w:val="CommentReference"/>
        </w:rPr>
        <w:commentReference w:id="279"/>
      </w:r>
      <w:r>
        <w:t xml:space="preserve">. Specific periods of above average LOI for V1 occur around CE 0-500, 650-1100, 1150, 1300, 1750-1850 and below average between 50 BCE - 50 CE, CE 550-650, 1150-1300, 1350-1750, 1850-2000. LOI is above between at V2 around CE 0-100, 250-500, 650-900, 1800-1950, and below average between 1000-1050, 1300-1600, 1950-2000. </w:t>
      </w:r>
      <w:commentRangeStart w:id="280"/>
      <w:r>
        <w:t>The</w:t>
      </w:r>
      <w:commentRangeEnd w:id="280"/>
      <w:r w:rsidR="00A33DF8">
        <w:rPr>
          <w:rStyle w:val="CommentReference"/>
        </w:rPr>
        <w:commentReference w:id="280"/>
      </w:r>
      <w:r>
        <w:t xml:space="preserve"> average LOI at V1 and V2 is similar at 4.76% and 4.80% respectively suggesting that the flux of allochthonous organic material to the core locations is not dependent on distance from the main Cariboo River as it is easily transported through the lake due to the low density.</w:t>
      </w:r>
    </w:p>
    <w:p w14:paraId="16355428" w14:textId="77777777" w:rsidR="00E209F1" w:rsidRDefault="00484B0E">
      <w:pPr>
        <w:pStyle w:val="CaptionedFigure"/>
      </w:pPr>
      <w:r>
        <w:rPr>
          <w:noProof/>
        </w:rPr>
        <w:lastRenderedPageBreak/>
        <w:drawing>
          <wp:inline distT="0" distB="0" distL="0" distR="0" wp14:anchorId="2DFF7670" wp14:editId="3C6F6315">
            <wp:extent cx="5334000" cy="4000500"/>
            <wp:effectExtent l="0" t="0" r="0" b="0"/>
            <wp:docPr id="10" name="Picture" descr="Figure 10: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
            <wp:cNvGraphicFramePr/>
            <a:graphic xmlns:a="http://schemas.openxmlformats.org/drawingml/2006/main">
              <a:graphicData uri="http://schemas.openxmlformats.org/drawingml/2006/picture">
                <pic:pic xmlns:pic="http://schemas.openxmlformats.org/drawingml/2006/picture">
                  <pic:nvPicPr>
                    <pic:cNvPr id="0" name="Picture" descr="temporal_results_files/figure-docx/loi-1.pn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14:paraId="16EA338A" w14:textId="77777777" w:rsidR="00E209F1" w:rsidRDefault="00484B0E">
      <w:pPr>
        <w:pStyle w:val="ImageCaption"/>
      </w:pPr>
      <w:r>
        <w:t xml:space="preserve">Figure 10: Standardized departure from the mean percent LOI for cores V1 and V2. The black points represent percent LOI at 2.5 - 5 cm intervals and the gray line is the 3 sample (~75 year) moving average. The top axes, </w:t>
      </w:r>
      <w:proofErr w:type="spellStart"/>
      <w:r>
        <w:t>labelelled</w:t>
      </w:r>
      <w:proofErr w:type="spellEnd"/>
      <w:r>
        <w:t xml:space="preserve"> Year (CE), are calculated as per Figure X. The black </w:t>
      </w:r>
      <w:proofErr w:type="gramStart"/>
      <w:r>
        <w:t>X’s</w:t>
      </w:r>
      <w:proofErr w:type="gramEnd"/>
      <w:r>
        <w:t xml:space="preserve"> on the bottom graph of V1 and V2 denote the AMS radiocarbon age (± dating error) and depth of the respective sample.</w:t>
      </w:r>
    </w:p>
    <w:p w14:paraId="31C7E0AB" w14:textId="77777777" w:rsidR="00E209F1" w:rsidRDefault="00484B0E">
      <w:pPr>
        <w:pStyle w:val="CaptionedFigure"/>
      </w:pPr>
      <w:r>
        <w:rPr>
          <w:noProof/>
        </w:rPr>
        <w:lastRenderedPageBreak/>
        <w:drawing>
          <wp:inline distT="0" distB="0" distL="0" distR="0" wp14:anchorId="1838DF8B" wp14:editId="58E492D7">
            <wp:extent cx="5334000" cy="2667000"/>
            <wp:effectExtent l="0" t="0" r="0" b="0"/>
            <wp:docPr id="11" name="Picture" descr="Figure 11: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
            <wp:cNvGraphicFramePr/>
            <a:graphic xmlns:a="http://schemas.openxmlformats.org/drawingml/2006/main">
              <a:graphicData uri="http://schemas.openxmlformats.org/drawingml/2006/picture">
                <pic:pic xmlns:pic="http://schemas.openxmlformats.org/drawingml/2006/picture">
                  <pic:nvPicPr>
                    <pic:cNvPr id="0" name="Picture" descr="temporal_results_files/figure-docx/loi-b-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5C02C80D" w14:textId="77777777" w:rsidR="00E209F1" w:rsidRDefault="00484B0E">
      <w:pPr>
        <w:pStyle w:val="ImageCaption"/>
      </w:pPr>
      <w:r>
        <w:t xml:space="preserve">Figure 11: Standardized departure from the mean percent LOI for cores V1 and V2. The black points represent percent LOI at 2.5 - 5 cm intervals and the gray line is the 3 sample (~75 year) moving average. The top axes, </w:t>
      </w:r>
      <w:proofErr w:type="spellStart"/>
      <w:r>
        <w:t>labelelled</w:t>
      </w:r>
      <w:proofErr w:type="spellEnd"/>
      <w:r>
        <w:t xml:space="preserve"> Year (CE), are calculated as per Figure X. The black </w:t>
      </w:r>
      <w:proofErr w:type="gramStart"/>
      <w:r>
        <w:t>X’s</w:t>
      </w:r>
      <w:proofErr w:type="gramEnd"/>
      <w:r>
        <w:t xml:space="preserve"> on the bottom graph of V1 and V2 denote the AMS radiocarbon age (± dating error) and depth of the respective sample.</w:t>
      </w:r>
    </w:p>
    <w:sectPr w:rsidR="00E209F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seph Desloges" w:date="2022-02-26T17:18:00Z" w:initials="JD">
    <w:p w14:paraId="4EAFD405" w14:textId="77777777" w:rsidR="00D618A4" w:rsidRDefault="00D618A4">
      <w:pPr>
        <w:pStyle w:val="CommentText"/>
      </w:pPr>
      <w:r>
        <w:rPr>
          <w:rStyle w:val="CommentReference"/>
        </w:rPr>
        <w:annotationRef/>
      </w:r>
      <w:r>
        <w:t xml:space="preserve">Reviewers may ask if we looked for micro layers of volcanic tephra as additional dating evidence. Not easy to see in dark muds. Best to check to make sure what, if any, ashes might have affected this area during the last 2 ka. Not sure there was much. The Wells Gray-Clearwater Volcanic Field is proximal to the </w:t>
      </w:r>
      <w:proofErr w:type="gramStart"/>
      <w:r>
        <w:t>lake</w:t>
      </w:r>
      <w:proofErr w:type="gramEnd"/>
      <w:r>
        <w:t xml:space="preserve"> but ashes could have come from a distance. </w:t>
      </w:r>
    </w:p>
    <w:p w14:paraId="0E554B1C" w14:textId="77777777" w:rsidR="008D6118" w:rsidRDefault="008D6118">
      <w:pPr>
        <w:pStyle w:val="CommentText"/>
      </w:pPr>
    </w:p>
    <w:p w14:paraId="504E4B4B" w14:textId="576D07C6" w:rsidR="008D6118" w:rsidRDefault="008D6118">
      <w:pPr>
        <w:pStyle w:val="CommentText"/>
      </w:pPr>
      <w:r>
        <w:t xml:space="preserve">See </w:t>
      </w:r>
      <w:proofErr w:type="spellStart"/>
      <w:r>
        <w:t>Lakeman</w:t>
      </w:r>
      <w:proofErr w:type="spellEnd"/>
      <w:r>
        <w:t xml:space="preserve">, TR et al 2008 CJES V 45, p 935-47 for </w:t>
      </w:r>
      <w:proofErr w:type="gramStart"/>
      <w:r>
        <w:t>N. BC lake</w:t>
      </w:r>
      <w:proofErr w:type="gramEnd"/>
      <w:r>
        <w:t xml:space="preserve"> cores</w:t>
      </w:r>
      <w:r w:rsidR="0088262C">
        <w:t xml:space="preserve"> for methods</w:t>
      </w:r>
      <w:r>
        <w:t xml:space="preserve">.  </w:t>
      </w:r>
    </w:p>
    <w:p w14:paraId="6B878433" w14:textId="56765B8B" w:rsidR="008D6118" w:rsidRDefault="008D6118">
      <w:pPr>
        <w:pStyle w:val="CommentText"/>
      </w:pPr>
    </w:p>
    <w:p w14:paraId="15A2CBCD" w14:textId="5A93A474" w:rsidR="008D6118" w:rsidRDefault="008D6118">
      <w:pPr>
        <w:pStyle w:val="CommentText"/>
      </w:pPr>
      <w:r>
        <w:t>I think Westgate is better evidence that youngest ash in Cariboo area was probably 2100 y BP</w:t>
      </w:r>
    </w:p>
    <w:p w14:paraId="6D18E8DA" w14:textId="00C15F7F" w:rsidR="008D6118" w:rsidRDefault="008D6118">
      <w:pPr>
        <w:pStyle w:val="CommentText"/>
      </w:pPr>
    </w:p>
    <w:p w14:paraId="15793E9E" w14:textId="627D85B0" w:rsidR="008D6118" w:rsidRDefault="008D6118">
      <w:pPr>
        <w:pStyle w:val="CommentText"/>
      </w:pPr>
      <w:r w:rsidRPr="008D6118">
        <w:t xml:space="preserve">Westgate, </w:t>
      </w:r>
      <w:proofErr w:type="gramStart"/>
      <w:r w:rsidRPr="008D6118">
        <w:t>J..</w:t>
      </w:r>
      <w:proofErr w:type="gramEnd"/>
      <w:r w:rsidRPr="008D6118">
        <w:t xml:space="preserve"> (2011). Identification and significance of late Holocene tephra from Otter Creek, southern British Columbia, and localities in west-central Alberta. Canadian Journal of Earth Sciences. 14. 2593-2600. 10.1139/e77-224.</w:t>
      </w:r>
      <w:r w:rsidR="004E2105">
        <w:t xml:space="preserve"> Please check </w:t>
      </w:r>
      <w:proofErr w:type="gramStart"/>
      <w:r w:rsidR="004E2105">
        <w:t>both of these</w:t>
      </w:r>
      <w:proofErr w:type="gramEnd"/>
      <w:r w:rsidR="004E2105">
        <w:t xml:space="preserve"> and reference both in the paper. That will head off any question</w:t>
      </w:r>
    </w:p>
    <w:p w14:paraId="41BB03EF" w14:textId="6A147D9A" w:rsidR="008D6118" w:rsidRDefault="008D6118">
      <w:pPr>
        <w:pStyle w:val="CommentText"/>
      </w:pPr>
    </w:p>
    <w:p w14:paraId="2F235FB4" w14:textId="1E4BB992" w:rsidR="008D6118" w:rsidRDefault="008D6118">
      <w:pPr>
        <w:pStyle w:val="CommentText"/>
      </w:pPr>
      <w:r>
        <w:t xml:space="preserve">May just have to put one sentence in that cores were examined for </w:t>
      </w:r>
      <w:proofErr w:type="gramStart"/>
      <w:r>
        <w:t>ashes</w:t>
      </w:r>
      <w:proofErr w:type="gramEnd"/>
      <w:r>
        <w:t xml:space="preserve"> but none identified</w:t>
      </w:r>
      <w:r w:rsidR="004E2105">
        <w:t xml:space="preserve"> in that more recent timeframe.</w:t>
      </w:r>
    </w:p>
    <w:p w14:paraId="753CF3CC" w14:textId="0730FC7A" w:rsidR="008D6118" w:rsidRDefault="008D6118">
      <w:pPr>
        <w:pStyle w:val="CommentText"/>
      </w:pPr>
    </w:p>
  </w:comment>
  <w:comment w:id="3" w:author="Joseph Desloges" w:date="2022-02-26T17:40:00Z" w:initials="JD">
    <w:p w14:paraId="52146FA4" w14:textId="716401CC" w:rsidR="0088262C" w:rsidRDefault="0088262C">
      <w:pPr>
        <w:pStyle w:val="CommentText"/>
      </w:pPr>
      <w:r>
        <w:rPr>
          <w:rStyle w:val="CommentReference"/>
        </w:rPr>
        <w:annotationRef/>
      </w:r>
      <w:r>
        <w:t xml:space="preserve">I would get rid of the black curve. There are two few dates. Then you are trying to justify not using the green curve which could be valid if laminae thickness supports the red and blue. </w:t>
      </w:r>
    </w:p>
  </w:comment>
  <w:comment w:id="4" w:author="Joseph Desloges" w:date="2022-02-26T17:42:00Z" w:initials="JD">
    <w:p w14:paraId="376EF94C" w14:textId="77777777" w:rsidR="0088262C" w:rsidRDefault="0088262C">
      <w:pPr>
        <w:pStyle w:val="CommentText"/>
      </w:pPr>
      <w:r>
        <w:rPr>
          <w:rStyle w:val="CommentReference"/>
        </w:rPr>
        <w:annotationRef/>
      </w:r>
      <w:r>
        <w:t xml:space="preserve">Invert this sentence. Start with the 1.87 and 1.47 accumulation rates as being consistent. Then mention the 5.51 date as being suspect and reasons why. </w:t>
      </w:r>
    </w:p>
    <w:p w14:paraId="0A3B9FB0" w14:textId="77777777" w:rsidR="0088262C" w:rsidRDefault="0088262C">
      <w:pPr>
        <w:pStyle w:val="CommentText"/>
      </w:pPr>
    </w:p>
    <w:p w14:paraId="12B9EBDE" w14:textId="1B6C6578" w:rsidR="0088262C" w:rsidRDefault="0088262C">
      <w:pPr>
        <w:pStyle w:val="CommentText"/>
      </w:pPr>
      <w:r>
        <w:t>You are assessing accumulation rates in mm (length)/time. Sedimentation rates are g/m^2/time (mass per unit area per time)</w:t>
      </w:r>
    </w:p>
  </w:comment>
  <w:comment w:id="84" w:author="Joseph Desloges" w:date="2022-02-26T21:31:00Z" w:initials="JD">
    <w:p w14:paraId="601A8591" w14:textId="15254448" w:rsidR="00502EC3" w:rsidRDefault="00502EC3">
      <w:pPr>
        <w:pStyle w:val="CommentText"/>
      </w:pPr>
      <w:r>
        <w:rPr>
          <w:rStyle w:val="CommentReference"/>
        </w:rPr>
        <w:annotationRef/>
      </w:r>
      <w:r>
        <w:t>Repeat of above</w:t>
      </w:r>
    </w:p>
  </w:comment>
  <w:comment w:id="116" w:author="Joseph Desloges" w:date="2022-02-26T21:36:00Z" w:initials="JD">
    <w:p w14:paraId="7723B1C4" w14:textId="19EE0DE3" w:rsidR="00502EC3" w:rsidRDefault="00502EC3">
      <w:pPr>
        <w:pStyle w:val="CommentText"/>
      </w:pPr>
      <w:r>
        <w:rPr>
          <w:rStyle w:val="CommentReference"/>
        </w:rPr>
        <w:annotationRef/>
      </w:r>
      <w:r>
        <w:t>Are all massive? Graded? Coarser than the couplets above and below? Lower or higher OM?</w:t>
      </w:r>
    </w:p>
  </w:comment>
  <w:comment w:id="187" w:author="Joseph Desloges" w:date="2022-02-26T21:52:00Z" w:initials="JD">
    <w:p w14:paraId="0A382481" w14:textId="29CFFBD8" w:rsidR="00CD79EA" w:rsidRDefault="00CD79EA">
      <w:pPr>
        <w:pStyle w:val="CommentText"/>
      </w:pPr>
      <w:r>
        <w:rPr>
          <w:rStyle w:val="CommentReference"/>
        </w:rPr>
        <w:annotationRef/>
      </w:r>
      <w:r>
        <w:t xml:space="preserve">This Ekman statement is oddly placed. Your thesis looked at the down lake accumulation rates of </w:t>
      </w:r>
      <w:proofErr w:type="spellStart"/>
      <w:r>
        <w:t>Ekmans</w:t>
      </w:r>
      <w:proofErr w:type="spellEnd"/>
      <w:r>
        <w:t xml:space="preserve">. Was that in </w:t>
      </w:r>
      <w:proofErr w:type="gramStart"/>
      <w:r>
        <w:t>a</w:t>
      </w:r>
      <w:proofErr w:type="gramEnd"/>
      <w:r>
        <w:t xml:space="preserve"> earlier part of this paper? If not, you need to refer the reader to the rate of down lake decline in accumulation rate from the </w:t>
      </w:r>
      <w:proofErr w:type="spellStart"/>
      <w:r>
        <w:t>Ekmans</w:t>
      </w:r>
      <w:proofErr w:type="spellEnd"/>
      <w:r>
        <w:t>. Do V1 and V2 fit this pattern?</w:t>
      </w:r>
    </w:p>
  </w:comment>
  <w:comment w:id="193" w:author="Joseph Desloges" w:date="2022-02-26T21:55:00Z" w:initials="JD">
    <w:p w14:paraId="0B473D47" w14:textId="78C7ED84" w:rsidR="00CD79EA" w:rsidRDefault="00CD79EA">
      <w:pPr>
        <w:pStyle w:val="CommentText"/>
      </w:pPr>
      <w:r>
        <w:rPr>
          <w:rStyle w:val="CommentReference"/>
        </w:rPr>
        <w:annotationRef/>
      </w:r>
      <w:proofErr w:type="gramStart"/>
      <w:r>
        <w:t>All of</w:t>
      </w:r>
      <w:proofErr w:type="gramEnd"/>
      <w:r>
        <w:t xml:space="preserve"> this text can be collapsed into the section above where you report on the basal dates. This just repeats the same thing only this time converting to mm/a rates.  </w:t>
      </w:r>
    </w:p>
  </w:comment>
  <w:comment w:id="216" w:author="Joseph Desloges" w:date="2022-02-26T22:03:00Z" w:initials="JD">
    <w:p w14:paraId="2F2EB258" w14:textId="00185490" w:rsidR="00D60A33" w:rsidRDefault="00D60A33">
      <w:pPr>
        <w:pStyle w:val="CommentText"/>
      </w:pPr>
      <w:r>
        <w:rPr>
          <w:rStyle w:val="CommentReference"/>
        </w:rPr>
        <w:annotationRef/>
      </w:r>
      <w:proofErr w:type="gramStart"/>
      <w:r>
        <w:t>So</w:t>
      </w:r>
      <w:proofErr w:type="gramEnd"/>
      <w:r>
        <w:t xml:space="preserve"> for V2 you could use either the AMS accumulation rate or the varve counting rate as they are close. For V1 there is a </w:t>
      </w:r>
      <w:proofErr w:type="gramStart"/>
      <w:r>
        <w:t>400 year</w:t>
      </w:r>
      <w:proofErr w:type="gramEnd"/>
      <w:r>
        <w:t xml:space="preserve"> difference. Staying with AMS for that reason?</w:t>
      </w:r>
    </w:p>
  </w:comment>
  <w:comment w:id="220" w:author="Joseph Desloges" w:date="2022-02-26T22:11:00Z" w:initials="JD">
    <w:p w14:paraId="17AC51A6" w14:textId="55185B00" w:rsidR="00D60A33" w:rsidRDefault="00D60A33">
      <w:pPr>
        <w:pStyle w:val="CommentText"/>
      </w:pPr>
      <w:r>
        <w:rPr>
          <w:rStyle w:val="CommentReference"/>
        </w:rPr>
        <w:annotationRef/>
      </w:r>
      <w:r>
        <w:t xml:space="preserve">This is a complicated list. I think better </w:t>
      </w:r>
      <w:r w:rsidR="0014517E">
        <w:t xml:space="preserve">just say at and above average from 750 CE to bottom of core and average to below average to about 1700 CE. Then they depart with V2 showing significant above average during retreat from the Little Ice Age (V1 not so much).  </w:t>
      </w:r>
    </w:p>
  </w:comment>
  <w:comment w:id="222" w:author="Joseph Desloges" w:date="2022-02-26T22:12:00Z" w:initials="JD">
    <w:p w14:paraId="00994981" w14:textId="2DC6A09B" w:rsidR="0014517E" w:rsidRDefault="0014517E">
      <w:pPr>
        <w:pStyle w:val="CommentText"/>
      </w:pPr>
      <w:r>
        <w:rPr>
          <w:rStyle w:val="CommentReference"/>
        </w:rPr>
        <w:annotationRef/>
      </w:r>
      <w:r>
        <w:t xml:space="preserve">Need minor ticks on both upper </w:t>
      </w:r>
      <w:proofErr w:type="gramStart"/>
      <w:r>
        <w:t>an</w:t>
      </w:r>
      <w:proofErr w:type="gramEnd"/>
      <w:r>
        <w:t xml:space="preserve"> lower axes of each plot</w:t>
      </w:r>
    </w:p>
  </w:comment>
  <w:comment w:id="223" w:author="Joseph Desloges" w:date="2022-02-26T22:06:00Z" w:initials="JD">
    <w:p w14:paraId="1A65771B" w14:textId="75394D02" w:rsidR="00D60A33" w:rsidRDefault="00D60A33">
      <w:pPr>
        <w:pStyle w:val="CommentText"/>
      </w:pPr>
      <w:r>
        <w:rPr>
          <w:rStyle w:val="CommentReference"/>
        </w:rPr>
        <w:annotationRef/>
      </w:r>
      <w:r>
        <w:t xml:space="preserve">Weighted by the looks of it. </w:t>
      </w:r>
    </w:p>
  </w:comment>
  <w:comment w:id="226" w:author="Joseph Desloges" w:date="2022-02-26T22:08:00Z" w:initials="JD">
    <w:p w14:paraId="6BE01B9F" w14:textId="4865167D" w:rsidR="00D60A33" w:rsidRDefault="00D60A33">
      <w:pPr>
        <w:pStyle w:val="CommentText"/>
      </w:pPr>
      <w:r>
        <w:rPr>
          <w:rStyle w:val="CommentReference"/>
        </w:rPr>
        <w:annotationRef/>
      </w:r>
      <w:r>
        <w:t>You will have to explain to me what the black dots mean?</w:t>
      </w:r>
    </w:p>
  </w:comment>
  <w:comment w:id="227" w:author="Joseph Desloges" w:date="2022-02-26T22:17:00Z" w:initials="JD">
    <w:p w14:paraId="4481C946" w14:textId="5C0F070A" w:rsidR="0014517E" w:rsidRDefault="0014517E">
      <w:pPr>
        <w:pStyle w:val="CommentText"/>
      </w:pPr>
      <w:r>
        <w:rPr>
          <w:rStyle w:val="CommentReference"/>
        </w:rPr>
        <w:annotationRef/>
      </w:r>
      <w:r>
        <w:t xml:space="preserve">I like Option A. Less confusing. </w:t>
      </w:r>
    </w:p>
  </w:comment>
  <w:comment w:id="269" w:author="Joseph Desloges" w:date="2022-02-26T22:25:00Z" w:initials="JD">
    <w:p w14:paraId="159DBD86" w14:textId="51E1785B" w:rsidR="005466B8" w:rsidRDefault="005466B8">
      <w:pPr>
        <w:pStyle w:val="CommentText"/>
      </w:pPr>
      <w:r>
        <w:rPr>
          <w:rStyle w:val="CommentReference"/>
        </w:rPr>
        <w:annotationRef/>
      </w:r>
      <w:r>
        <w:t xml:space="preserve">Before examining </w:t>
      </w:r>
      <w:proofErr w:type="gramStart"/>
      <w:r>
        <w:t>trends</w:t>
      </w:r>
      <w:proofErr w:type="gramEnd"/>
      <w:r>
        <w:t xml:space="preserve"> you need to present the %’s and the D50 stats for the couplets and then mention the difference between those and the “event” layers which are not in the plot. </w:t>
      </w:r>
      <w:proofErr w:type="gramStart"/>
      <w:r>
        <w:t>So</w:t>
      </w:r>
      <w:proofErr w:type="gramEnd"/>
      <w:r>
        <w:t xml:space="preserve"> this paragraph needs to come earlier and flip the order. </w:t>
      </w:r>
    </w:p>
  </w:comment>
  <w:comment w:id="273" w:author="Joseph Desloges" w:date="2022-02-26T22:31:00Z" w:initials="JD">
    <w:p w14:paraId="34BE452A" w14:textId="5B17875B" w:rsidR="005466B8" w:rsidRDefault="005466B8">
      <w:pPr>
        <w:pStyle w:val="CommentText"/>
      </w:pPr>
      <w:r>
        <w:rPr>
          <w:rStyle w:val="CommentReference"/>
        </w:rPr>
        <w:annotationRef/>
      </w:r>
      <w:r>
        <w:t xml:space="preserve">I like this option. </w:t>
      </w:r>
    </w:p>
  </w:comment>
  <w:comment w:id="274" w:author="Joseph Desloges" w:date="2022-02-26T22:48:00Z" w:initials="JD">
    <w:p w14:paraId="2082F016" w14:textId="5A4132C3" w:rsidR="00076ECE" w:rsidRDefault="00076ECE">
      <w:pPr>
        <w:pStyle w:val="CommentText"/>
      </w:pPr>
      <w:r>
        <w:rPr>
          <w:rStyle w:val="CommentReference"/>
        </w:rPr>
        <w:annotationRef/>
      </w:r>
    </w:p>
  </w:comment>
  <w:comment w:id="275" w:author="Joseph Desloges" w:date="2022-02-26T22:48:00Z" w:initials="JD">
    <w:p w14:paraId="70AA00BA" w14:textId="77777777" w:rsidR="00076ECE" w:rsidRPr="00076ECE" w:rsidRDefault="00076ECE" w:rsidP="00076ECE">
      <w:pPr>
        <w:numPr>
          <w:ilvl w:val="0"/>
          <w:numId w:val="2"/>
        </w:numPr>
        <w:shd w:val="clear" w:color="auto" w:fill="FFFFFF"/>
        <w:spacing w:before="100" w:beforeAutospacing="1" w:after="24"/>
        <w:ind w:left="1104"/>
        <w:rPr>
          <w:rFonts w:ascii="Arial" w:eastAsia="Times New Roman" w:hAnsi="Arial" w:cs="Arial"/>
          <w:color w:val="202122"/>
          <w:sz w:val="21"/>
          <w:szCs w:val="21"/>
          <w:lang w:val="en-CA" w:eastAsia="en-CA"/>
        </w:rPr>
      </w:pPr>
      <w:r>
        <w:rPr>
          <w:rStyle w:val="CommentReference"/>
        </w:rPr>
        <w:annotationRef/>
      </w: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000089"/>
          <w:sz w:val="21"/>
          <w:szCs w:val="21"/>
          <w:lang w:val="en-CA" w:eastAsia="en-CA"/>
        </w:rPr>
        <w:t>dark blue</w:t>
      </w:r>
      <w:r w:rsidRPr="00076ECE">
        <w:rPr>
          <w:rFonts w:ascii="Arial" w:eastAsia="Times New Roman" w:hAnsi="Arial" w:cs="Arial"/>
          <w:b/>
          <w:bCs/>
          <w:color w:val="202122"/>
          <w:sz w:val="21"/>
          <w:szCs w:val="21"/>
          <w:lang w:val="en-CA" w:eastAsia="en-CA"/>
        </w:rPr>
        <w:t> 1000–1991):</w:t>
      </w:r>
      <w:r w:rsidRPr="00076ECE">
        <w:rPr>
          <w:rFonts w:ascii="Arial" w:eastAsia="Times New Roman" w:hAnsi="Arial" w:cs="Arial"/>
          <w:color w:val="202122"/>
          <w:sz w:val="21"/>
          <w:szCs w:val="21"/>
          <w:lang w:val="en-CA" w:eastAsia="en-CA"/>
        </w:rPr>
        <w:t xml:space="preserve"> P.D. Jones, K.R. </w:t>
      </w:r>
      <w:proofErr w:type="spellStart"/>
      <w:r w:rsidRPr="00076ECE">
        <w:rPr>
          <w:rFonts w:ascii="Arial" w:eastAsia="Times New Roman" w:hAnsi="Arial" w:cs="Arial"/>
          <w:color w:val="202122"/>
          <w:sz w:val="21"/>
          <w:szCs w:val="21"/>
          <w:lang w:val="en-CA" w:eastAsia="en-CA"/>
        </w:rPr>
        <w:t>Briffa</w:t>
      </w:r>
      <w:proofErr w:type="spellEnd"/>
      <w:r w:rsidRPr="00076ECE">
        <w:rPr>
          <w:rFonts w:ascii="Arial" w:eastAsia="Times New Roman" w:hAnsi="Arial" w:cs="Arial"/>
          <w:color w:val="202122"/>
          <w:sz w:val="21"/>
          <w:szCs w:val="21"/>
          <w:lang w:val="en-CA" w:eastAsia="en-CA"/>
        </w:rPr>
        <w:t xml:space="preserve">, T.P. Barnett, and S.F.B. </w:t>
      </w:r>
      <w:proofErr w:type="spellStart"/>
      <w:r w:rsidRPr="00076ECE">
        <w:rPr>
          <w:rFonts w:ascii="Arial" w:eastAsia="Times New Roman" w:hAnsi="Arial" w:cs="Arial"/>
          <w:color w:val="202122"/>
          <w:sz w:val="21"/>
          <w:szCs w:val="21"/>
          <w:lang w:val="en-CA" w:eastAsia="en-CA"/>
        </w:rPr>
        <w:t>Tett</w:t>
      </w:r>
      <w:proofErr w:type="spellEnd"/>
      <w:r w:rsidRPr="00076ECE">
        <w:rPr>
          <w:rFonts w:ascii="Arial" w:eastAsia="Times New Roman" w:hAnsi="Arial" w:cs="Arial"/>
          <w:color w:val="202122"/>
          <w:sz w:val="21"/>
          <w:szCs w:val="21"/>
          <w:lang w:val="en-CA" w:eastAsia="en-CA"/>
        </w:rPr>
        <w:t xml:space="preserve"> (1998). "High-resolution </w:t>
      </w:r>
      <w:proofErr w:type="spellStart"/>
      <w:r w:rsidRPr="00076ECE">
        <w:rPr>
          <w:rFonts w:ascii="Arial" w:eastAsia="Times New Roman" w:hAnsi="Arial" w:cs="Arial"/>
          <w:color w:val="202122"/>
          <w:sz w:val="21"/>
          <w:szCs w:val="21"/>
          <w:lang w:val="en-CA" w:eastAsia="en-CA"/>
        </w:rPr>
        <w:t>Palaeoclimatic</w:t>
      </w:r>
      <w:proofErr w:type="spellEnd"/>
      <w:r w:rsidRPr="00076ECE">
        <w:rPr>
          <w:rFonts w:ascii="Arial" w:eastAsia="Times New Roman" w:hAnsi="Arial" w:cs="Arial"/>
          <w:color w:val="202122"/>
          <w:sz w:val="21"/>
          <w:szCs w:val="21"/>
          <w:lang w:val="en-CA" w:eastAsia="en-CA"/>
        </w:rPr>
        <w:t xml:space="preserve"> Records for the last Millennium: Interpretation, Integration and Comparison with General Circulation Model Control-run Temperatures". </w:t>
      </w:r>
      <w:r w:rsidRPr="00076ECE">
        <w:rPr>
          <w:rFonts w:ascii="Arial" w:eastAsia="Times New Roman" w:hAnsi="Arial" w:cs="Arial"/>
          <w:i/>
          <w:iCs/>
          <w:color w:val="202122"/>
          <w:sz w:val="21"/>
          <w:szCs w:val="21"/>
          <w:lang w:val="en-CA" w:eastAsia="en-CA"/>
        </w:rPr>
        <w:t>The Holocene</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8</w:t>
      </w:r>
      <w:r w:rsidRPr="00076ECE">
        <w:rPr>
          <w:rFonts w:ascii="Arial" w:eastAsia="Times New Roman" w:hAnsi="Arial" w:cs="Arial"/>
          <w:color w:val="202122"/>
          <w:sz w:val="21"/>
          <w:szCs w:val="21"/>
          <w:lang w:val="en-CA" w:eastAsia="en-CA"/>
        </w:rPr>
        <w:t>: 455–471. </w:t>
      </w:r>
      <w:hyperlink r:id="rId1"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2" w:history="1">
        <w:r w:rsidRPr="00076ECE">
          <w:rPr>
            <w:rFonts w:ascii="Arial" w:eastAsia="Times New Roman" w:hAnsi="Arial" w:cs="Arial"/>
            <w:color w:val="3366BB"/>
            <w:sz w:val="21"/>
            <w:szCs w:val="21"/>
            <w:u w:val="single"/>
            <w:lang w:val="en-CA" w:eastAsia="en-CA"/>
          </w:rPr>
          <w:t>10.1191/095968398667194956</w:t>
        </w:r>
      </w:hyperlink>
    </w:p>
    <w:p w14:paraId="44EAD92E" w14:textId="77777777" w:rsidR="00076ECE" w:rsidRPr="00076ECE" w:rsidRDefault="00076ECE" w:rsidP="00076ECE">
      <w:pPr>
        <w:numPr>
          <w:ilvl w:val="0"/>
          <w:numId w:val="3"/>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0000FA"/>
          <w:sz w:val="21"/>
          <w:szCs w:val="21"/>
          <w:lang w:val="en-CA" w:eastAsia="en-CA"/>
        </w:rPr>
        <w:t>blue</w:t>
      </w:r>
      <w:r w:rsidRPr="00076ECE">
        <w:rPr>
          <w:rFonts w:ascii="Arial" w:eastAsia="Times New Roman" w:hAnsi="Arial" w:cs="Arial"/>
          <w:b/>
          <w:bCs/>
          <w:color w:val="202122"/>
          <w:sz w:val="21"/>
          <w:szCs w:val="21"/>
          <w:lang w:val="en-CA" w:eastAsia="en-CA"/>
        </w:rPr>
        <w:t> 1000–1980):</w:t>
      </w:r>
      <w:r w:rsidRPr="00076ECE">
        <w:rPr>
          <w:rFonts w:ascii="Arial" w:eastAsia="Times New Roman" w:hAnsi="Arial" w:cs="Arial"/>
          <w:color w:val="202122"/>
          <w:sz w:val="21"/>
          <w:szCs w:val="21"/>
          <w:lang w:val="en-CA" w:eastAsia="en-CA"/>
        </w:rPr>
        <w:t> M.E. Mann, R.S. Bradley, and M.K. Hughes (1999). "Northern Hemisphere Temperatures During the Past Millennium: Inferences, Uncertainties, and Limitations". </w:t>
      </w:r>
      <w:r w:rsidRPr="00076ECE">
        <w:rPr>
          <w:rFonts w:ascii="Arial" w:eastAsia="Times New Roman" w:hAnsi="Arial" w:cs="Arial"/>
          <w:i/>
          <w:iCs/>
          <w:color w:val="202122"/>
          <w:sz w:val="21"/>
          <w:szCs w:val="21"/>
          <w:lang w:val="en-CA" w:eastAsia="en-CA"/>
        </w:rPr>
        <w:t>Geophysical Research Letters</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26</w:t>
      </w:r>
      <w:r w:rsidRPr="00076ECE">
        <w:rPr>
          <w:rFonts w:ascii="Arial" w:eastAsia="Times New Roman" w:hAnsi="Arial" w:cs="Arial"/>
          <w:color w:val="202122"/>
          <w:sz w:val="21"/>
          <w:szCs w:val="21"/>
          <w:lang w:val="en-CA" w:eastAsia="en-CA"/>
        </w:rPr>
        <w:t> (6): 759–762.</w:t>
      </w:r>
    </w:p>
    <w:p w14:paraId="009A8C10" w14:textId="77777777" w:rsidR="00076ECE" w:rsidRPr="00076ECE" w:rsidRDefault="00076ECE" w:rsidP="00076ECE">
      <w:pPr>
        <w:numPr>
          <w:ilvl w:val="0"/>
          <w:numId w:val="4"/>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006CFF"/>
          <w:sz w:val="21"/>
          <w:szCs w:val="21"/>
          <w:lang w:val="en-CA" w:eastAsia="en-CA"/>
        </w:rPr>
        <w:t>light blue</w:t>
      </w:r>
      <w:r w:rsidRPr="00076ECE">
        <w:rPr>
          <w:rFonts w:ascii="Arial" w:eastAsia="Times New Roman" w:hAnsi="Arial" w:cs="Arial"/>
          <w:b/>
          <w:bCs/>
          <w:color w:val="202122"/>
          <w:sz w:val="21"/>
          <w:szCs w:val="21"/>
          <w:lang w:val="en-CA" w:eastAsia="en-CA"/>
        </w:rPr>
        <w:t> 1000–1965):</w:t>
      </w:r>
      <w:r w:rsidRPr="00076ECE">
        <w:rPr>
          <w:rFonts w:ascii="Arial" w:eastAsia="Times New Roman" w:hAnsi="Arial" w:cs="Arial"/>
          <w:color w:val="202122"/>
          <w:sz w:val="21"/>
          <w:szCs w:val="21"/>
          <w:lang w:val="en-CA" w:eastAsia="en-CA"/>
        </w:rPr>
        <w:t xml:space="preserve"> Crowley and </w:t>
      </w:r>
      <w:proofErr w:type="spellStart"/>
      <w:r w:rsidRPr="00076ECE">
        <w:rPr>
          <w:rFonts w:ascii="Arial" w:eastAsia="Times New Roman" w:hAnsi="Arial" w:cs="Arial"/>
          <w:color w:val="202122"/>
          <w:sz w:val="21"/>
          <w:szCs w:val="21"/>
          <w:lang w:val="en-CA" w:eastAsia="en-CA"/>
        </w:rPr>
        <w:t>Lowery</w:t>
      </w:r>
      <w:proofErr w:type="spellEnd"/>
      <w:r w:rsidRPr="00076ECE">
        <w:rPr>
          <w:rFonts w:ascii="Arial" w:eastAsia="Times New Roman" w:hAnsi="Arial" w:cs="Arial"/>
          <w:color w:val="202122"/>
          <w:sz w:val="21"/>
          <w:szCs w:val="21"/>
          <w:lang w:val="en-CA" w:eastAsia="en-CA"/>
        </w:rPr>
        <w:t xml:space="preserve"> (2000). "Northern Hemisphere Temperature Reconstruction". </w:t>
      </w:r>
      <w:proofErr w:type="spellStart"/>
      <w:r w:rsidRPr="00076ECE">
        <w:rPr>
          <w:rFonts w:ascii="Arial" w:eastAsia="Times New Roman" w:hAnsi="Arial" w:cs="Arial"/>
          <w:i/>
          <w:iCs/>
          <w:color w:val="202122"/>
          <w:sz w:val="21"/>
          <w:szCs w:val="21"/>
          <w:lang w:val="en-CA" w:eastAsia="en-CA"/>
        </w:rPr>
        <w:t>Ambio</w:t>
      </w:r>
      <w:proofErr w:type="spellEnd"/>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29</w:t>
      </w:r>
      <w:r w:rsidRPr="00076ECE">
        <w:rPr>
          <w:rFonts w:ascii="Arial" w:eastAsia="Times New Roman" w:hAnsi="Arial" w:cs="Arial"/>
          <w:color w:val="202122"/>
          <w:sz w:val="21"/>
          <w:szCs w:val="21"/>
          <w:lang w:val="en-CA" w:eastAsia="en-CA"/>
        </w:rPr>
        <w:t>: 51-54. Modified as published in Crowley (2000). "Causes of Climate Change Over the Past 1000 Years". </w:t>
      </w:r>
      <w:r w:rsidRPr="00076ECE">
        <w:rPr>
          <w:rFonts w:ascii="Arial" w:eastAsia="Times New Roman" w:hAnsi="Arial" w:cs="Arial"/>
          <w:i/>
          <w:iCs/>
          <w:color w:val="202122"/>
          <w:sz w:val="21"/>
          <w:szCs w:val="21"/>
          <w:lang w:val="en-CA" w:eastAsia="en-CA"/>
        </w:rPr>
        <w:t>Science</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289</w:t>
      </w:r>
      <w:r w:rsidRPr="00076ECE">
        <w:rPr>
          <w:rFonts w:ascii="Arial" w:eastAsia="Times New Roman" w:hAnsi="Arial" w:cs="Arial"/>
          <w:color w:val="202122"/>
          <w:sz w:val="21"/>
          <w:szCs w:val="21"/>
          <w:lang w:val="en-CA" w:eastAsia="en-CA"/>
        </w:rPr>
        <w:t>: 270–277. </w:t>
      </w:r>
      <w:hyperlink r:id="rId3"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4" w:history="1">
        <w:r w:rsidRPr="00076ECE">
          <w:rPr>
            <w:rFonts w:ascii="Arial" w:eastAsia="Times New Roman" w:hAnsi="Arial" w:cs="Arial"/>
            <w:color w:val="3366BB"/>
            <w:sz w:val="21"/>
            <w:szCs w:val="21"/>
            <w:u w:val="single"/>
            <w:lang w:val="en-CA" w:eastAsia="en-CA"/>
          </w:rPr>
          <w:t>10.1126/science.289.5477.270</w:t>
        </w:r>
      </w:hyperlink>
    </w:p>
    <w:p w14:paraId="43FBE6D4" w14:textId="77777777" w:rsidR="00076ECE" w:rsidRPr="00076ECE" w:rsidRDefault="00076ECE" w:rsidP="00076ECE">
      <w:pPr>
        <w:numPr>
          <w:ilvl w:val="0"/>
          <w:numId w:val="5"/>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00DDFF"/>
          <w:sz w:val="21"/>
          <w:szCs w:val="21"/>
          <w:lang w:val="en-CA" w:eastAsia="en-CA"/>
        </w:rPr>
        <w:t>lightest blue</w:t>
      </w:r>
      <w:r w:rsidRPr="00076ECE">
        <w:rPr>
          <w:rFonts w:ascii="Arial" w:eastAsia="Times New Roman" w:hAnsi="Arial" w:cs="Arial"/>
          <w:b/>
          <w:bCs/>
          <w:color w:val="202122"/>
          <w:sz w:val="21"/>
          <w:szCs w:val="21"/>
          <w:lang w:val="en-CA" w:eastAsia="en-CA"/>
        </w:rPr>
        <w:t> 1402–1960):</w:t>
      </w:r>
      <w:r w:rsidRPr="00076ECE">
        <w:rPr>
          <w:rFonts w:ascii="Arial" w:eastAsia="Times New Roman" w:hAnsi="Arial" w:cs="Arial"/>
          <w:color w:val="202122"/>
          <w:sz w:val="21"/>
          <w:szCs w:val="21"/>
          <w:lang w:val="en-CA" w:eastAsia="en-CA"/>
        </w:rPr>
        <w:t xml:space="preserve"> K.R. </w:t>
      </w:r>
      <w:proofErr w:type="spellStart"/>
      <w:r w:rsidRPr="00076ECE">
        <w:rPr>
          <w:rFonts w:ascii="Arial" w:eastAsia="Times New Roman" w:hAnsi="Arial" w:cs="Arial"/>
          <w:color w:val="202122"/>
          <w:sz w:val="21"/>
          <w:szCs w:val="21"/>
          <w:lang w:val="en-CA" w:eastAsia="en-CA"/>
        </w:rPr>
        <w:t>Briffa</w:t>
      </w:r>
      <w:proofErr w:type="spellEnd"/>
      <w:r w:rsidRPr="00076ECE">
        <w:rPr>
          <w:rFonts w:ascii="Arial" w:eastAsia="Times New Roman" w:hAnsi="Arial" w:cs="Arial"/>
          <w:color w:val="202122"/>
          <w:sz w:val="21"/>
          <w:szCs w:val="21"/>
          <w:lang w:val="en-CA" w:eastAsia="en-CA"/>
        </w:rPr>
        <w:t xml:space="preserve">, T.J. Osborn, F.H. </w:t>
      </w:r>
      <w:proofErr w:type="spellStart"/>
      <w:r w:rsidRPr="00076ECE">
        <w:rPr>
          <w:rFonts w:ascii="Arial" w:eastAsia="Times New Roman" w:hAnsi="Arial" w:cs="Arial"/>
          <w:color w:val="202122"/>
          <w:sz w:val="21"/>
          <w:szCs w:val="21"/>
          <w:lang w:val="en-CA" w:eastAsia="en-CA"/>
        </w:rPr>
        <w:t>Schweingruber</w:t>
      </w:r>
      <w:proofErr w:type="spellEnd"/>
      <w:r w:rsidRPr="00076ECE">
        <w:rPr>
          <w:rFonts w:ascii="Arial" w:eastAsia="Times New Roman" w:hAnsi="Arial" w:cs="Arial"/>
          <w:color w:val="202122"/>
          <w:sz w:val="21"/>
          <w:szCs w:val="21"/>
          <w:lang w:val="en-CA" w:eastAsia="en-CA"/>
        </w:rPr>
        <w:t xml:space="preserve">, I.C. Harris, P.D. Jones, S.G. </w:t>
      </w:r>
      <w:proofErr w:type="spellStart"/>
      <w:r w:rsidRPr="00076ECE">
        <w:rPr>
          <w:rFonts w:ascii="Arial" w:eastAsia="Times New Roman" w:hAnsi="Arial" w:cs="Arial"/>
          <w:color w:val="202122"/>
          <w:sz w:val="21"/>
          <w:szCs w:val="21"/>
          <w:lang w:val="en-CA" w:eastAsia="en-CA"/>
        </w:rPr>
        <w:t>Shiyatov</w:t>
      </w:r>
      <w:proofErr w:type="spellEnd"/>
      <w:r w:rsidRPr="00076ECE">
        <w:rPr>
          <w:rFonts w:ascii="Arial" w:eastAsia="Times New Roman" w:hAnsi="Arial" w:cs="Arial"/>
          <w:color w:val="202122"/>
          <w:sz w:val="21"/>
          <w:szCs w:val="21"/>
          <w:lang w:val="en-CA" w:eastAsia="en-CA"/>
        </w:rPr>
        <w:t xml:space="preserve">, S.G. and E.A. </w:t>
      </w:r>
      <w:proofErr w:type="spellStart"/>
      <w:r w:rsidRPr="00076ECE">
        <w:rPr>
          <w:rFonts w:ascii="Arial" w:eastAsia="Times New Roman" w:hAnsi="Arial" w:cs="Arial"/>
          <w:color w:val="202122"/>
          <w:sz w:val="21"/>
          <w:szCs w:val="21"/>
          <w:lang w:val="en-CA" w:eastAsia="en-CA"/>
        </w:rPr>
        <w:t>Vaganov</w:t>
      </w:r>
      <w:proofErr w:type="spellEnd"/>
      <w:r w:rsidRPr="00076ECE">
        <w:rPr>
          <w:rFonts w:ascii="Arial" w:eastAsia="Times New Roman" w:hAnsi="Arial" w:cs="Arial"/>
          <w:color w:val="202122"/>
          <w:sz w:val="21"/>
          <w:szCs w:val="21"/>
          <w:lang w:val="en-CA" w:eastAsia="en-CA"/>
        </w:rPr>
        <w:t xml:space="preserve"> (2001). "Low-frequency temperature variations from a northern tree-ring density network". </w:t>
      </w:r>
      <w:r w:rsidRPr="00076ECE">
        <w:rPr>
          <w:rFonts w:ascii="Arial" w:eastAsia="Times New Roman" w:hAnsi="Arial" w:cs="Arial"/>
          <w:i/>
          <w:iCs/>
          <w:color w:val="202122"/>
          <w:sz w:val="21"/>
          <w:szCs w:val="21"/>
          <w:lang w:val="en-CA" w:eastAsia="en-CA"/>
        </w:rPr>
        <w:t xml:space="preserve">J. </w:t>
      </w:r>
      <w:proofErr w:type="spellStart"/>
      <w:r w:rsidRPr="00076ECE">
        <w:rPr>
          <w:rFonts w:ascii="Arial" w:eastAsia="Times New Roman" w:hAnsi="Arial" w:cs="Arial"/>
          <w:i/>
          <w:iCs/>
          <w:color w:val="202122"/>
          <w:sz w:val="21"/>
          <w:szCs w:val="21"/>
          <w:lang w:val="en-CA" w:eastAsia="en-CA"/>
        </w:rPr>
        <w:t>Geophys</w:t>
      </w:r>
      <w:proofErr w:type="spellEnd"/>
      <w:r w:rsidRPr="00076ECE">
        <w:rPr>
          <w:rFonts w:ascii="Arial" w:eastAsia="Times New Roman" w:hAnsi="Arial" w:cs="Arial"/>
          <w:i/>
          <w:iCs/>
          <w:color w:val="202122"/>
          <w:sz w:val="21"/>
          <w:szCs w:val="21"/>
          <w:lang w:val="en-CA" w:eastAsia="en-CA"/>
        </w:rPr>
        <w:t>. Res.</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106</w:t>
      </w:r>
      <w:r w:rsidRPr="00076ECE">
        <w:rPr>
          <w:rFonts w:ascii="Arial" w:eastAsia="Times New Roman" w:hAnsi="Arial" w:cs="Arial"/>
          <w:color w:val="202122"/>
          <w:sz w:val="21"/>
          <w:szCs w:val="21"/>
          <w:lang w:val="en-CA" w:eastAsia="en-CA"/>
        </w:rPr>
        <w:t>: 2929–2941.</w:t>
      </w:r>
    </w:p>
    <w:p w14:paraId="31D32284" w14:textId="77777777" w:rsidR="00076ECE" w:rsidRPr="00076ECE" w:rsidRDefault="00076ECE" w:rsidP="00076ECE">
      <w:pPr>
        <w:numPr>
          <w:ilvl w:val="0"/>
          <w:numId w:val="6"/>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4FFFBF"/>
          <w:sz w:val="21"/>
          <w:szCs w:val="21"/>
          <w:lang w:val="en-CA" w:eastAsia="en-CA"/>
        </w:rPr>
        <w:t>light turquoise</w:t>
      </w:r>
      <w:r w:rsidRPr="00076ECE">
        <w:rPr>
          <w:rFonts w:ascii="Arial" w:eastAsia="Times New Roman" w:hAnsi="Arial" w:cs="Arial"/>
          <w:b/>
          <w:bCs/>
          <w:color w:val="202122"/>
          <w:sz w:val="21"/>
          <w:szCs w:val="21"/>
          <w:lang w:val="en-CA" w:eastAsia="en-CA"/>
        </w:rPr>
        <w:t> 831–1992):</w:t>
      </w:r>
      <w:r w:rsidRPr="00076ECE">
        <w:rPr>
          <w:rFonts w:ascii="Arial" w:eastAsia="Times New Roman" w:hAnsi="Arial" w:cs="Arial"/>
          <w:color w:val="202122"/>
          <w:sz w:val="21"/>
          <w:szCs w:val="21"/>
          <w:lang w:val="en-CA" w:eastAsia="en-CA"/>
        </w:rPr>
        <w:t xml:space="preserve"> J. Esper, E.R. Cook, and F.H. </w:t>
      </w:r>
      <w:proofErr w:type="spellStart"/>
      <w:r w:rsidRPr="00076ECE">
        <w:rPr>
          <w:rFonts w:ascii="Arial" w:eastAsia="Times New Roman" w:hAnsi="Arial" w:cs="Arial"/>
          <w:color w:val="202122"/>
          <w:sz w:val="21"/>
          <w:szCs w:val="21"/>
          <w:lang w:val="en-CA" w:eastAsia="en-CA"/>
        </w:rPr>
        <w:t>Schweingruber</w:t>
      </w:r>
      <w:proofErr w:type="spellEnd"/>
      <w:r w:rsidRPr="00076ECE">
        <w:rPr>
          <w:rFonts w:ascii="Arial" w:eastAsia="Times New Roman" w:hAnsi="Arial" w:cs="Arial"/>
          <w:color w:val="202122"/>
          <w:sz w:val="21"/>
          <w:szCs w:val="21"/>
          <w:lang w:val="en-CA" w:eastAsia="en-CA"/>
        </w:rPr>
        <w:t xml:space="preserve"> (2002). "Low-Frequency Signals in Long Tree-Ring Chronologies for Reconstructing Past Temperature Variability". </w:t>
      </w:r>
      <w:r w:rsidRPr="00076ECE">
        <w:rPr>
          <w:rFonts w:ascii="Arial" w:eastAsia="Times New Roman" w:hAnsi="Arial" w:cs="Arial"/>
          <w:i/>
          <w:iCs/>
          <w:color w:val="202122"/>
          <w:sz w:val="21"/>
          <w:szCs w:val="21"/>
          <w:lang w:val="en-CA" w:eastAsia="en-CA"/>
        </w:rPr>
        <w:t>Science</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295</w:t>
      </w:r>
      <w:r w:rsidRPr="00076ECE">
        <w:rPr>
          <w:rFonts w:ascii="Arial" w:eastAsia="Times New Roman" w:hAnsi="Arial" w:cs="Arial"/>
          <w:color w:val="202122"/>
          <w:sz w:val="21"/>
          <w:szCs w:val="21"/>
          <w:lang w:val="en-CA" w:eastAsia="en-CA"/>
        </w:rPr>
        <w:t> (5563): 2250–2253. </w:t>
      </w:r>
      <w:hyperlink r:id="rId5"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6" w:history="1">
        <w:r w:rsidRPr="00076ECE">
          <w:rPr>
            <w:rFonts w:ascii="Arial" w:eastAsia="Times New Roman" w:hAnsi="Arial" w:cs="Arial"/>
            <w:color w:val="3366BB"/>
            <w:sz w:val="21"/>
            <w:szCs w:val="21"/>
            <w:u w:val="single"/>
            <w:lang w:val="en-CA" w:eastAsia="en-CA"/>
          </w:rPr>
          <w:t>10.1126/science.1066208</w:t>
        </w:r>
      </w:hyperlink>
      <w:r w:rsidRPr="00076ECE">
        <w:rPr>
          <w:rFonts w:ascii="Arial" w:eastAsia="Times New Roman" w:hAnsi="Arial" w:cs="Arial"/>
          <w:color w:val="202122"/>
          <w:sz w:val="21"/>
          <w:szCs w:val="21"/>
          <w:lang w:val="en-CA" w:eastAsia="en-CA"/>
        </w:rPr>
        <w:t>.</w:t>
      </w:r>
    </w:p>
    <w:p w14:paraId="0BDFFC8C" w14:textId="77777777" w:rsidR="00076ECE" w:rsidRPr="00076ECE" w:rsidRDefault="00076ECE" w:rsidP="00076ECE">
      <w:pPr>
        <w:numPr>
          <w:ilvl w:val="0"/>
          <w:numId w:val="7"/>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C0FF4E"/>
          <w:sz w:val="21"/>
          <w:szCs w:val="21"/>
          <w:lang w:val="en-CA" w:eastAsia="en-CA"/>
        </w:rPr>
        <w:t>green</w:t>
      </w:r>
      <w:r w:rsidRPr="00076ECE">
        <w:rPr>
          <w:rFonts w:ascii="Arial" w:eastAsia="Times New Roman" w:hAnsi="Arial" w:cs="Arial"/>
          <w:b/>
          <w:bCs/>
          <w:color w:val="202122"/>
          <w:sz w:val="21"/>
          <w:szCs w:val="21"/>
          <w:lang w:val="en-CA" w:eastAsia="en-CA"/>
        </w:rPr>
        <w:t> 200–1980):</w:t>
      </w:r>
      <w:r w:rsidRPr="00076ECE">
        <w:rPr>
          <w:rFonts w:ascii="Arial" w:eastAsia="Times New Roman" w:hAnsi="Arial" w:cs="Arial"/>
          <w:color w:val="202122"/>
          <w:sz w:val="21"/>
          <w:szCs w:val="21"/>
          <w:lang w:val="en-CA" w:eastAsia="en-CA"/>
        </w:rPr>
        <w:t> M.E. Mann and P.D. Jones (2003). "Global Surface Temperatures over the Past Two Millennia". </w:t>
      </w:r>
      <w:r w:rsidRPr="00076ECE">
        <w:rPr>
          <w:rFonts w:ascii="Arial" w:eastAsia="Times New Roman" w:hAnsi="Arial" w:cs="Arial"/>
          <w:i/>
          <w:iCs/>
          <w:color w:val="202122"/>
          <w:sz w:val="21"/>
          <w:szCs w:val="21"/>
          <w:lang w:val="en-CA" w:eastAsia="en-CA"/>
        </w:rPr>
        <w:t>Geophysical Research Letters</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30</w:t>
      </w:r>
      <w:r w:rsidRPr="00076ECE">
        <w:rPr>
          <w:rFonts w:ascii="Arial" w:eastAsia="Times New Roman" w:hAnsi="Arial" w:cs="Arial"/>
          <w:color w:val="202122"/>
          <w:sz w:val="21"/>
          <w:szCs w:val="21"/>
          <w:lang w:val="en-CA" w:eastAsia="en-CA"/>
        </w:rPr>
        <w:t> (15): 1820. </w:t>
      </w:r>
      <w:hyperlink r:id="rId7"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8" w:history="1">
        <w:r w:rsidRPr="00076ECE">
          <w:rPr>
            <w:rFonts w:ascii="Arial" w:eastAsia="Times New Roman" w:hAnsi="Arial" w:cs="Arial"/>
            <w:color w:val="3366BB"/>
            <w:sz w:val="21"/>
            <w:szCs w:val="21"/>
            <w:u w:val="single"/>
            <w:lang w:val="en-CA" w:eastAsia="en-CA"/>
          </w:rPr>
          <w:t>10.1029/2003GL017814</w:t>
        </w:r>
      </w:hyperlink>
      <w:r w:rsidRPr="00076ECE">
        <w:rPr>
          <w:rFonts w:ascii="Arial" w:eastAsia="Times New Roman" w:hAnsi="Arial" w:cs="Arial"/>
          <w:color w:val="202122"/>
          <w:sz w:val="21"/>
          <w:szCs w:val="21"/>
          <w:lang w:val="en-CA" w:eastAsia="en-CA"/>
        </w:rPr>
        <w:t>.</w:t>
      </w:r>
    </w:p>
    <w:p w14:paraId="2AE82B20" w14:textId="77777777" w:rsidR="00076ECE" w:rsidRPr="00076ECE" w:rsidRDefault="00076ECE" w:rsidP="00076ECE">
      <w:pPr>
        <w:numPr>
          <w:ilvl w:val="0"/>
          <w:numId w:val="8"/>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FFDB00"/>
          <w:sz w:val="21"/>
          <w:szCs w:val="21"/>
          <w:lang w:val="en-CA" w:eastAsia="en-CA"/>
        </w:rPr>
        <w:t>yellow</w:t>
      </w:r>
      <w:r w:rsidRPr="00076ECE">
        <w:rPr>
          <w:rFonts w:ascii="Arial" w:eastAsia="Times New Roman" w:hAnsi="Arial" w:cs="Arial"/>
          <w:b/>
          <w:bCs/>
          <w:color w:val="202122"/>
          <w:sz w:val="21"/>
          <w:szCs w:val="21"/>
          <w:lang w:val="en-CA" w:eastAsia="en-CA"/>
        </w:rPr>
        <w:t> 200–1995):</w:t>
      </w:r>
      <w:r w:rsidRPr="00076ECE">
        <w:rPr>
          <w:rFonts w:ascii="Arial" w:eastAsia="Times New Roman" w:hAnsi="Arial" w:cs="Arial"/>
          <w:color w:val="202122"/>
          <w:sz w:val="21"/>
          <w:szCs w:val="21"/>
          <w:lang w:val="en-CA" w:eastAsia="en-CA"/>
        </w:rPr>
        <w:t> P.D. Jones and M.E. Mann (2004). "Climate Over Past Millennia". </w:t>
      </w:r>
      <w:r w:rsidRPr="00076ECE">
        <w:rPr>
          <w:rFonts w:ascii="Arial" w:eastAsia="Times New Roman" w:hAnsi="Arial" w:cs="Arial"/>
          <w:i/>
          <w:iCs/>
          <w:color w:val="202122"/>
          <w:sz w:val="21"/>
          <w:szCs w:val="21"/>
          <w:lang w:val="en-CA" w:eastAsia="en-CA"/>
        </w:rPr>
        <w:t>Reviews of Geophysics</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42</w:t>
      </w:r>
      <w:r w:rsidRPr="00076ECE">
        <w:rPr>
          <w:rFonts w:ascii="Arial" w:eastAsia="Times New Roman" w:hAnsi="Arial" w:cs="Arial"/>
          <w:color w:val="202122"/>
          <w:sz w:val="21"/>
          <w:szCs w:val="21"/>
          <w:lang w:val="en-CA" w:eastAsia="en-CA"/>
        </w:rPr>
        <w:t>: RG2002. </w:t>
      </w:r>
      <w:hyperlink r:id="rId9"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10" w:history="1">
        <w:r w:rsidRPr="00076ECE">
          <w:rPr>
            <w:rFonts w:ascii="Arial" w:eastAsia="Times New Roman" w:hAnsi="Arial" w:cs="Arial"/>
            <w:color w:val="3366BB"/>
            <w:sz w:val="21"/>
            <w:szCs w:val="21"/>
            <w:u w:val="single"/>
            <w:lang w:val="en-CA" w:eastAsia="en-CA"/>
          </w:rPr>
          <w:t>10.1029/2003RG000143</w:t>
        </w:r>
      </w:hyperlink>
    </w:p>
    <w:p w14:paraId="27CB412B" w14:textId="77777777" w:rsidR="00076ECE" w:rsidRPr="00076ECE" w:rsidRDefault="00076ECE" w:rsidP="00076ECE">
      <w:pPr>
        <w:numPr>
          <w:ilvl w:val="0"/>
          <w:numId w:val="9"/>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FF6A00"/>
          <w:sz w:val="21"/>
          <w:szCs w:val="21"/>
          <w:lang w:val="en-CA" w:eastAsia="en-CA"/>
        </w:rPr>
        <w:t>orange</w:t>
      </w:r>
      <w:r w:rsidRPr="00076ECE">
        <w:rPr>
          <w:rFonts w:ascii="Arial" w:eastAsia="Times New Roman" w:hAnsi="Arial" w:cs="Arial"/>
          <w:b/>
          <w:bCs/>
          <w:color w:val="202122"/>
          <w:sz w:val="21"/>
          <w:szCs w:val="21"/>
          <w:lang w:val="en-CA" w:eastAsia="en-CA"/>
        </w:rPr>
        <w:t> 1500–1980):</w:t>
      </w:r>
      <w:r w:rsidRPr="00076ECE">
        <w:rPr>
          <w:rFonts w:ascii="Arial" w:eastAsia="Times New Roman" w:hAnsi="Arial" w:cs="Arial"/>
          <w:color w:val="202122"/>
          <w:sz w:val="21"/>
          <w:szCs w:val="21"/>
          <w:lang w:val="en-CA" w:eastAsia="en-CA"/>
        </w:rPr>
        <w:t> S. Huang (2004). "Merging Information from Different Resources for New Insights into Climate Change in the Past and Future". </w:t>
      </w:r>
      <w:proofErr w:type="spellStart"/>
      <w:r w:rsidRPr="00076ECE">
        <w:rPr>
          <w:rFonts w:ascii="Arial" w:eastAsia="Times New Roman" w:hAnsi="Arial" w:cs="Arial"/>
          <w:i/>
          <w:iCs/>
          <w:color w:val="202122"/>
          <w:sz w:val="21"/>
          <w:szCs w:val="21"/>
          <w:lang w:val="en-CA" w:eastAsia="en-CA"/>
        </w:rPr>
        <w:t>Geophys</w:t>
      </w:r>
      <w:proofErr w:type="spellEnd"/>
      <w:r w:rsidRPr="00076ECE">
        <w:rPr>
          <w:rFonts w:ascii="Arial" w:eastAsia="Times New Roman" w:hAnsi="Arial" w:cs="Arial"/>
          <w:i/>
          <w:iCs/>
          <w:color w:val="202122"/>
          <w:sz w:val="21"/>
          <w:szCs w:val="21"/>
          <w:lang w:val="en-CA" w:eastAsia="en-CA"/>
        </w:rPr>
        <w:t>. Res Lett.</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31</w:t>
      </w:r>
      <w:r w:rsidRPr="00076ECE">
        <w:rPr>
          <w:rFonts w:ascii="Arial" w:eastAsia="Times New Roman" w:hAnsi="Arial" w:cs="Arial"/>
          <w:color w:val="202122"/>
          <w:sz w:val="21"/>
          <w:szCs w:val="21"/>
          <w:lang w:val="en-CA" w:eastAsia="en-CA"/>
        </w:rPr>
        <w:t>: L13205. </w:t>
      </w:r>
      <w:hyperlink r:id="rId11"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12" w:history="1">
        <w:r w:rsidRPr="00076ECE">
          <w:rPr>
            <w:rFonts w:ascii="Arial" w:eastAsia="Times New Roman" w:hAnsi="Arial" w:cs="Arial"/>
            <w:color w:val="3366BB"/>
            <w:sz w:val="21"/>
            <w:szCs w:val="21"/>
            <w:u w:val="single"/>
            <w:lang w:val="en-CA" w:eastAsia="en-CA"/>
          </w:rPr>
          <w:t>10.1029/2004GL019781</w:t>
        </w:r>
      </w:hyperlink>
    </w:p>
    <w:p w14:paraId="3B8FE098" w14:textId="77777777" w:rsidR="00076ECE" w:rsidRPr="00076ECE" w:rsidRDefault="00076ECE" w:rsidP="00076ECE">
      <w:pPr>
        <w:numPr>
          <w:ilvl w:val="0"/>
          <w:numId w:val="10"/>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w:t>
      </w:r>
      <w:r w:rsidRPr="00076ECE">
        <w:rPr>
          <w:rFonts w:ascii="Arial" w:eastAsia="Times New Roman" w:hAnsi="Arial" w:cs="Arial"/>
          <w:b/>
          <w:bCs/>
          <w:color w:val="D70000"/>
          <w:sz w:val="21"/>
          <w:szCs w:val="21"/>
          <w:lang w:val="en-CA" w:eastAsia="en-CA"/>
        </w:rPr>
        <w:t>red</w:t>
      </w:r>
      <w:r w:rsidRPr="00076ECE">
        <w:rPr>
          <w:rFonts w:ascii="Arial" w:eastAsia="Times New Roman" w:hAnsi="Arial" w:cs="Arial"/>
          <w:b/>
          <w:bCs/>
          <w:color w:val="202122"/>
          <w:sz w:val="21"/>
          <w:szCs w:val="21"/>
          <w:lang w:val="en-CA" w:eastAsia="en-CA"/>
        </w:rPr>
        <w:t> 1–1979):</w:t>
      </w:r>
      <w:r w:rsidRPr="00076ECE">
        <w:rPr>
          <w:rFonts w:ascii="Arial" w:eastAsia="Times New Roman" w:hAnsi="Arial" w:cs="Arial"/>
          <w:color w:val="202122"/>
          <w:sz w:val="21"/>
          <w:szCs w:val="21"/>
          <w:lang w:val="en-CA" w:eastAsia="en-CA"/>
        </w:rPr>
        <w:t xml:space="preserve"> A. Moberg, D.M. </w:t>
      </w:r>
      <w:proofErr w:type="spellStart"/>
      <w:r w:rsidRPr="00076ECE">
        <w:rPr>
          <w:rFonts w:ascii="Arial" w:eastAsia="Times New Roman" w:hAnsi="Arial" w:cs="Arial"/>
          <w:color w:val="202122"/>
          <w:sz w:val="21"/>
          <w:szCs w:val="21"/>
          <w:lang w:val="en-CA" w:eastAsia="en-CA"/>
        </w:rPr>
        <w:t>Sonechkin</w:t>
      </w:r>
      <w:proofErr w:type="spellEnd"/>
      <w:r w:rsidRPr="00076ECE">
        <w:rPr>
          <w:rFonts w:ascii="Arial" w:eastAsia="Times New Roman" w:hAnsi="Arial" w:cs="Arial"/>
          <w:color w:val="202122"/>
          <w:sz w:val="21"/>
          <w:szCs w:val="21"/>
          <w:lang w:val="en-CA" w:eastAsia="en-CA"/>
        </w:rPr>
        <w:t xml:space="preserve">, K. Holmgren, N.M. </w:t>
      </w:r>
      <w:proofErr w:type="spellStart"/>
      <w:r w:rsidRPr="00076ECE">
        <w:rPr>
          <w:rFonts w:ascii="Arial" w:eastAsia="Times New Roman" w:hAnsi="Arial" w:cs="Arial"/>
          <w:color w:val="202122"/>
          <w:sz w:val="21"/>
          <w:szCs w:val="21"/>
          <w:lang w:val="en-CA" w:eastAsia="en-CA"/>
        </w:rPr>
        <w:t>Datsenko</w:t>
      </w:r>
      <w:proofErr w:type="spellEnd"/>
      <w:r w:rsidRPr="00076ECE">
        <w:rPr>
          <w:rFonts w:ascii="Arial" w:eastAsia="Times New Roman" w:hAnsi="Arial" w:cs="Arial"/>
          <w:color w:val="202122"/>
          <w:sz w:val="21"/>
          <w:szCs w:val="21"/>
          <w:lang w:val="en-CA" w:eastAsia="en-CA"/>
        </w:rPr>
        <w:t xml:space="preserve"> and W. </w:t>
      </w:r>
      <w:proofErr w:type="spellStart"/>
      <w:r w:rsidRPr="00076ECE">
        <w:rPr>
          <w:rFonts w:ascii="Arial" w:eastAsia="Times New Roman" w:hAnsi="Arial" w:cs="Arial"/>
          <w:color w:val="202122"/>
          <w:sz w:val="21"/>
          <w:szCs w:val="21"/>
          <w:lang w:val="en-CA" w:eastAsia="en-CA"/>
        </w:rPr>
        <w:t>Karlén</w:t>
      </w:r>
      <w:proofErr w:type="spellEnd"/>
      <w:r w:rsidRPr="00076ECE">
        <w:rPr>
          <w:rFonts w:ascii="Arial" w:eastAsia="Times New Roman" w:hAnsi="Arial" w:cs="Arial"/>
          <w:color w:val="202122"/>
          <w:sz w:val="21"/>
          <w:szCs w:val="21"/>
          <w:lang w:val="en-CA" w:eastAsia="en-CA"/>
        </w:rPr>
        <w:t xml:space="preserve"> (2005). "Highly variable Northern Hemisphere temperatures reconstructed from low- and high-resolution proxy data". </w:t>
      </w:r>
      <w:r w:rsidRPr="00076ECE">
        <w:rPr>
          <w:rFonts w:ascii="Arial" w:eastAsia="Times New Roman" w:hAnsi="Arial" w:cs="Arial"/>
          <w:i/>
          <w:iCs/>
          <w:color w:val="202122"/>
          <w:sz w:val="21"/>
          <w:szCs w:val="21"/>
          <w:lang w:val="en-CA" w:eastAsia="en-CA"/>
        </w:rPr>
        <w:t>Nature</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443</w:t>
      </w:r>
      <w:r w:rsidRPr="00076ECE">
        <w:rPr>
          <w:rFonts w:ascii="Arial" w:eastAsia="Times New Roman" w:hAnsi="Arial" w:cs="Arial"/>
          <w:color w:val="202122"/>
          <w:sz w:val="21"/>
          <w:szCs w:val="21"/>
          <w:lang w:val="en-CA" w:eastAsia="en-CA"/>
        </w:rPr>
        <w:t>: 613–617. </w:t>
      </w:r>
      <w:hyperlink r:id="rId13"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14" w:history="1">
        <w:r w:rsidRPr="00076ECE">
          <w:rPr>
            <w:rFonts w:ascii="Arial" w:eastAsia="Times New Roman" w:hAnsi="Arial" w:cs="Arial"/>
            <w:color w:val="3366BB"/>
            <w:sz w:val="21"/>
            <w:szCs w:val="21"/>
            <w:u w:val="single"/>
            <w:lang w:val="en-CA" w:eastAsia="en-CA"/>
          </w:rPr>
          <w:t>10.1038/nature03265</w:t>
        </w:r>
      </w:hyperlink>
    </w:p>
    <w:p w14:paraId="19A7F61F" w14:textId="77777777" w:rsidR="00076ECE" w:rsidRPr="00076ECE" w:rsidRDefault="00076ECE" w:rsidP="00076ECE">
      <w:pPr>
        <w:numPr>
          <w:ilvl w:val="0"/>
          <w:numId w:val="11"/>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s-ES" w:eastAsia="en-CA"/>
        </w:rPr>
        <w:t>(</w:t>
      </w:r>
      <w:proofErr w:type="spellStart"/>
      <w:r w:rsidRPr="00076ECE">
        <w:rPr>
          <w:rFonts w:ascii="Arial" w:eastAsia="Times New Roman" w:hAnsi="Arial" w:cs="Arial"/>
          <w:b/>
          <w:bCs/>
          <w:color w:val="870000"/>
          <w:sz w:val="21"/>
          <w:szCs w:val="21"/>
          <w:lang w:val="es-ES" w:eastAsia="en-CA"/>
        </w:rPr>
        <w:t>dark</w:t>
      </w:r>
      <w:proofErr w:type="spellEnd"/>
      <w:r w:rsidRPr="00076ECE">
        <w:rPr>
          <w:rFonts w:ascii="Arial" w:eastAsia="Times New Roman" w:hAnsi="Arial" w:cs="Arial"/>
          <w:b/>
          <w:bCs/>
          <w:color w:val="870000"/>
          <w:sz w:val="21"/>
          <w:szCs w:val="21"/>
          <w:lang w:val="es-ES" w:eastAsia="en-CA"/>
        </w:rPr>
        <w:t xml:space="preserve"> red</w:t>
      </w:r>
      <w:r w:rsidRPr="00076ECE">
        <w:rPr>
          <w:rFonts w:ascii="Arial" w:eastAsia="Times New Roman" w:hAnsi="Arial" w:cs="Arial"/>
          <w:b/>
          <w:bCs/>
          <w:color w:val="202122"/>
          <w:sz w:val="21"/>
          <w:szCs w:val="21"/>
          <w:lang w:val="es-ES" w:eastAsia="en-CA"/>
        </w:rPr>
        <w:t> 1600–1990):</w:t>
      </w:r>
      <w:r w:rsidRPr="00076ECE">
        <w:rPr>
          <w:rFonts w:ascii="Arial" w:eastAsia="Times New Roman" w:hAnsi="Arial" w:cs="Arial"/>
          <w:color w:val="202122"/>
          <w:sz w:val="21"/>
          <w:szCs w:val="21"/>
          <w:lang w:val="es-ES" w:eastAsia="en-CA"/>
        </w:rPr>
        <w:t xml:space="preserve"> J.H. </w:t>
      </w:r>
      <w:proofErr w:type="spellStart"/>
      <w:r w:rsidRPr="00076ECE">
        <w:rPr>
          <w:rFonts w:ascii="Arial" w:eastAsia="Times New Roman" w:hAnsi="Arial" w:cs="Arial"/>
          <w:color w:val="202122"/>
          <w:sz w:val="21"/>
          <w:szCs w:val="21"/>
          <w:lang w:val="es-ES" w:eastAsia="en-CA"/>
        </w:rPr>
        <w:t>Oerlemans</w:t>
      </w:r>
      <w:proofErr w:type="spellEnd"/>
      <w:r w:rsidRPr="00076ECE">
        <w:rPr>
          <w:rFonts w:ascii="Arial" w:eastAsia="Times New Roman" w:hAnsi="Arial" w:cs="Arial"/>
          <w:color w:val="202122"/>
          <w:sz w:val="21"/>
          <w:szCs w:val="21"/>
          <w:lang w:val="es-ES" w:eastAsia="en-CA"/>
        </w:rPr>
        <w:t xml:space="preserve"> (2005). </w:t>
      </w:r>
      <w:r w:rsidRPr="00076ECE">
        <w:rPr>
          <w:rFonts w:ascii="Arial" w:eastAsia="Times New Roman" w:hAnsi="Arial" w:cs="Arial"/>
          <w:color w:val="202122"/>
          <w:sz w:val="21"/>
          <w:szCs w:val="21"/>
          <w:lang w:val="en-CA" w:eastAsia="en-CA"/>
        </w:rPr>
        <w:t>"Extracting a Climate Signal from 169 Glacier Records". </w:t>
      </w:r>
      <w:r w:rsidRPr="00076ECE">
        <w:rPr>
          <w:rFonts w:ascii="Arial" w:eastAsia="Times New Roman" w:hAnsi="Arial" w:cs="Arial"/>
          <w:i/>
          <w:iCs/>
          <w:color w:val="202122"/>
          <w:sz w:val="21"/>
          <w:szCs w:val="21"/>
          <w:lang w:val="en-CA" w:eastAsia="en-CA"/>
        </w:rPr>
        <w:t>Science</w:t>
      </w:r>
      <w:r w:rsidRPr="00076ECE">
        <w:rPr>
          <w:rFonts w:ascii="Arial" w:eastAsia="Times New Roman" w:hAnsi="Arial" w:cs="Arial"/>
          <w:color w:val="202122"/>
          <w:sz w:val="21"/>
          <w:szCs w:val="21"/>
          <w:lang w:val="en-CA" w:eastAsia="en-CA"/>
        </w:rPr>
        <w:t> </w:t>
      </w:r>
      <w:r w:rsidRPr="00076ECE">
        <w:rPr>
          <w:rFonts w:ascii="Arial" w:eastAsia="Times New Roman" w:hAnsi="Arial" w:cs="Arial"/>
          <w:b/>
          <w:bCs/>
          <w:color w:val="202122"/>
          <w:sz w:val="21"/>
          <w:szCs w:val="21"/>
          <w:lang w:val="en-CA" w:eastAsia="en-CA"/>
        </w:rPr>
        <w:t>308</w:t>
      </w:r>
      <w:r w:rsidRPr="00076ECE">
        <w:rPr>
          <w:rFonts w:ascii="Arial" w:eastAsia="Times New Roman" w:hAnsi="Arial" w:cs="Arial"/>
          <w:color w:val="202122"/>
          <w:sz w:val="21"/>
          <w:szCs w:val="21"/>
          <w:lang w:val="en-CA" w:eastAsia="en-CA"/>
        </w:rPr>
        <w:t>: 675–677. </w:t>
      </w:r>
      <w:hyperlink r:id="rId15" w:tooltip="w:Digital object identifier" w:history="1">
        <w:r w:rsidRPr="00076ECE">
          <w:rPr>
            <w:rFonts w:ascii="Arial" w:eastAsia="Times New Roman" w:hAnsi="Arial" w:cs="Arial"/>
            <w:color w:val="3366BB"/>
            <w:sz w:val="21"/>
            <w:szCs w:val="21"/>
            <w:u w:val="single"/>
            <w:lang w:val="en-CA" w:eastAsia="en-CA"/>
          </w:rPr>
          <w:t>doi</w:t>
        </w:r>
      </w:hyperlink>
      <w:r w:rsidRPr="00076ECE">
        <w:rPr>
          <w:rFonts w:ascii="Arial" w:eastAsia="Times New Roman" w:hAnsi="Arial" w:cs="Arial"/>
          <w:color w:val="202122"/>
          <w:sz w:val="21"/>
          <w:szCs w:val="21"/>
          <w:lang w:val="en-CA" w:eastAsia="en-CA"/>
        </w:rPr>
        <w:t>:</w:t>
      </w:r>
      <w:hyperlink r:id="rId16" w:history="1">
        <w:r w:rsidRPr="00076ECE">
          <w:rPr>
            <w:rFonts w:ascii="Arial" w:eastAsia="Times New Roman" w:hAnsi="Arial" w:cs="Arial"/>
            <w:color w:val="3366BB"/>
            <w:sz w:val="21"/>
            <w:szCs w:val="21"/>
            <w:u w:val="single"/>
            <w:lang w:val="en-CA" w:eastAsia="en-CA"/>
          </w:rPr>
          <w:t>10.1126/science.1107046</w:t>
        </w:r>
      </w:hyperlink>
    </w:p>
    <w:p w14:paraId="5B99C100" w14:textId="77777777" w:rsidR="00076ECE" w:rsidRPr="00076ECE" w:rsidRDefault="00076ECE" w:rsidP="00076ECE">
      <w:pPr>
        <w:numPr>
          <w:ilvl w:val="0"/>
          <w:numId w:val="12"/>
        </w:numPr>
        <w:shd w:val="clear" w:color="auto" w:fill="FFFFFF"/>
        <w:spacing w:before="100" w:beforeAutospacing="1" w:after="24"/>
        <w:ind w:left="1104"/>
        <w:rPr>
          <w:rFonts w:ascii="Arial" w:eastAsia="Times New Roman" w:hAnsi="Arial" w:cs="Arial"/>
          <w:color w:val="202122"/>
          <w:sz w:val="21"/>
          <w:szCs w:val="21"/>
          <w:lang w:val="en-CA" w:eastAsia="en-CA"/>
        </w:rPr>
      </w:pPr>
      <w:r w:rsidRPr="00076ECE">
        <w:rPr>
          <w:rFonts w:ascii="Arial" w:eastAsia="Times New Roman" w:hAnsi="Arial" w:cs="Arial"/>
          <w:b/>
          <w:bCs/>
          <w:color w:val="202122"/>
          <w:sz w:val="21"/>
          <w:szCs w:val="21"/>
          <w:lang w:val="en-CA" w:eastAsia="en-CA"/>
        </w:rPr>
        <w:t>(black 1856–2004):</w:t>
      </w:r>
      <w:r w:rsidRPr="00076ECE">
        <w:rPr>
          <w:rFonts w:ascii="Arial" w:eastAsia="Times New Roman" w:hAnsi="Arial" w:cs="Arial"/>
          <w:color w:val="202122"/>
          <w:sz w:val="21"/>
          <w:szCs w:val="21"/>
          <w:lang w:val="en-CA" w:eastAsia="en-CA"/>
        </w:rPr>
        <w:t> Instrumental data was jointly compiled by the </w:t>
      </w:r>
      <w:hyperlink r:id="rId17" w:tooltip="w:Climatic Research Unit" w:history="1">
        <w:r w:rsidRPr="00076ECE">
          <w:rPr>
            <w:rFonts w:ascii="Arial" w:eastAsia="Times New Roman" w:hAnsi="Arial" w:cs="Arial"/>
            <w:color w:val="3366BB"/>
            <w:sz w:val="21"/>
            <w:szCs w:val="21"/>
            <w:u w:val="single"/>
            <w:lang w:val="en-CA" w:eastAsia="en-CA"/>
          </w:rPr>
          <w:t>w:Climatic Research Unit</w:t>
        </w:r>
      </w:hyperlink>
      <w:r w:rsidRPr="00076ECE">
        <w:rPr>
          <w:rFonts w:ascii="Arial" w:eastAsia="Times New Roman" w:hAnsi="Arial" w:cs="Arial"/>
          <w:color w:val="202122"/>
          <w:sz w:val="21"/>
          <w:szCs w:val="21"/>
          <w:lang w:val="en-CA" w:eastAsia="en-CA"/>
        </w:rPr>
        <w:t> and the </w:t>
      </w:r>
      <w:hyperlink r:id="rId18" w:tooltip="w:Met Office" w:history="1">
        <w:r w:rsidRPr="00076ECE">
          <w:rPr>
            <w:rFonts w:ascii="Arial" w:eastAsia="Times New Roman" w:hAnsi="Arial" w:cs="Arial"/>
            <w:color w:val="3366BB"/>
            <w:sz w:val="21"/>
            <w:szCs w:val="21"/>
            <w:u w:val="single"/>
            <w:lang w:val="en-CA" w:eastAsia="en-CA"/>
          </w:rPr>
          <w:t>UK Meteorological Office</w:t>
        </w:r>
      </w:hyperlink>
      <w:r w:rsidRPr="00076ECE">
        <w:rPr>
          <w:rFonts w:ascii="Arial" w:eastAsia="Times New Roman" w:hAnsi="Arial" w:cs="Arial"/>
          <w:color w:val="202122"/>
          <w:sz w:val="21"/>
          <w:szCs w:val="21"/>
          <w:lang w:val="en-CA" w:eastAsia="en-CA"/>
        </w:rPr>
        <w:t> </w:t>
      </w:r>
      <w:hyperlink r:id="rId19" w:tooltip="w:Hadley Centre" w:history="1">
        <w:r w:rsidRPr="00076ECE">
          <w:rPr>
            <w:rFonts w:ascii="Arial" w:eastAsia="Times New Roman" w:hAnsi="Arial" w:cs="Arial"/>
            <w:color w:val="3366BB"/>
            <w:sz w:val="21"/>
            <w:szCs w:val="21"/>
            <w:u w:val="single"/>
            <w:lang w:val="en-CA" w:eastAsia="en-CA"/>
          </w:rPr>
          <w:t>Hadley Centre</w:t>
        </w:r>
      </w:hyperlink>
      <w:r w:rsidRPr="00076ECE">
        <w:rPr>
          <w:rFonts w:ascii="Arial" w:eastAsia="Times New Roman" w:hAnsi="Arial" w:cs="Arial"/>
          <w:color w:val="202122"/>
          <w:sz w:val="21"/>
          <w:szCs w:val="21"/>
          <w:lang w:val="en-CA" w:eastAsia="en-CA"/>
        </w:rPr>
        <w:t>. Global Annual Average data set TaveGL2v </w:t>
      </w:r>
      <w:hyperlink r:id="rId20" w:history="1">
        <w:r w:rsidRPr="00076ECE">
          <w:rPr>
            <w:rFonts w:ascii="Arial" w:eastAsia="Times New Roman" w:hAnsi="Arial" w:cs="Arial"/>
            <w:color w:val="3366BB"/>
            <w:sz w:val="21"/>
            <w:szCs w:val="21"/>
            <w:u w:val="single"/>
            <w:lang w:val="en-CA" w:eastAsia="en-CA"/>
          </w:rPr>
          <w:t>[3]</w:t>
        </w:r>
      </w:hyperlink>
      <w:r w:rsidRPr="00076ECE">
        <w:rPr>
          <w:rFonts w:ascii="Arial" w:eastAsia="Times New Roman" w:hAnsi="Arial" w:cs="Arial"/>
          <w:color w:val="202122"/>
          <w:sz w:val="21"/>
          <w:szCs w:val="21"/>
          <w:lang w:val="en-CA" w:eastAsia="en-CA"/>
        </w:rPr>
        <w:t> was used</w:t>
      </w:r>
    </w:p>
    <w:p w14:paraId="227AEE84" w14:textId="348E109E" w:rsidR="00076ECE" w:rsidRDefault="00076ECE">
      <w:pPr>
        <w:pStyle w:val="CommentText"/>
      </w:pPr>
    </w:p>
  </w:comment>
  <w:comment w:id="276" w:author="Joseph Desloges" w:date="2022-02-26T22:32:00Z" w:initials="JD">
    <w:p w14:paraId="1F802D64" w14:textId="17F699CC" w:rsidR="00E45611" w:rsidRDefault="00E45611">
      <w:pPr>
        <w:pStyle w:val="CommentText"/>
      </w:pPr>
      <w:r>
        <w:rPr>
          <w:rStyle w:val="CommentReference"/>
        </w:rPr>
        <w:annotationRef/>
      </w:r>
      <w:r>
        <w:t xml:space="preserve">Single grey line is average of the two cores? Interesting. </w:t>
      </w:r>
    </w:p>
  </w:comment>
  <w:comment w:id="279" w:author="Joseph Desloges" w:date="2022-02-26T22:34:00Z" w:initials="JD">
    <w:p w14:paraId="2E11EA27" w14:textId="1F4D022E" w:rsidR="00E45611" w:rsidRDefault="00E45611">
      <w:pPr>
        <w:pStyle w:val="CommentText"/>
      </w:pPr>
      <w:r>
        <w:rPr>
          <w:rStyle w:val="CommentReference"/>
        </w:rPr>
        <w:annotationRef/>
      </w:r>
      <w:r>
        <w:t xml:space="preserve">Makes sense </w:t>
      </w:r>
      <w:proofErr w:type="gramStart"/>
      <w:r>
        <w:t>as  climates</w:t>
      </w:r>
      <w:proofErr w:type="gramEnd"/>
      <w:r>
        <w:t xml:space="preserve"> were colder and more ice. </w:t>
      </w:r>
    </w:p>
  </w:comment>
  <w:comment w:id="280" w:author="Joseph Desloges" w:date="2022-02-26T22:45:00Z" w:initials="JD">
    <w:p w14:paraId="02488CCE" w14:textId="77777777" w:rsidR="00A33DF8" w:rsidRDefault="00A33DF8">
      <w:pPr>
        <w:pStyle w:val="CommentText"/>
      </w:pPr>
      <w:r>
        <w:rPr>
          <w:rStyle w:val="CommentReference"/>
        </w:rPr>
        <w:annotationRef/>
      </w:r>
      <w:r>
        <w:t>You need to give stats first and then trends.</w:t>
      </w:r>
    </w:p>
    <w:p w14:paraId="66E72103" w14:textId="77777777" w:rsidR="00A33DF8" w:rsidRDefault="00A33DF8">
      <w:pPr>
        <w:pStyle w:val="CommentText"/>
      </w:pPr>
    </w:p>
    <w:p w14:paraId="5F5DA8D7" w14:textId="51073B58" w:rsidR="00A33DF8" w:rsidRPr="00A33DF8" w:rsidRDefault="00A33DF8">
      <w:pPr>
        <w:pStyle w:val="CommentText"/>
        <w:rPr>
          <w:lang w:val="en-CA"/>
        </w:rPr>
      </w:pPr>
      <w:r>
        <w:t xml:space="preserve">This speaks to the organization of the paper. </w:t>
      </w:r>
      <w:r w:rsidRPr="00A33DF8">
        <w:rPr>
          <w:lang w:val="en-CA"/>
        </w:rPr>
        <w:t>That stats on size, LOI, etc. come i</w:t>
      </w:r>
      <w:r>
        <w:rPr>
          <w:lang w:val="en-CA"/>
        </w:rPr>
        <w:t xml:space="preserve">n an earlier section and then you plot trends. Not the other way around.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3CF3CC" w15:done="0"/>
  <w15:commentEx w15:paraId="52146FA4" w15:done="0"/>
  <w15:commentEx w15:paraId="12B9EBDE" w15:done="0"/>
  <w15:commentEx w15:paraId="601A8591" w15:done="0"/>
  <w15:commentEx w15:paraId="7723B1C4" w15:done="0"/>
  <w15:commentEx w15:paraId="0A382481" w15:done="0"/>
  <w15:commentEx w15:paraId="0B473D47" w15:done="0"/>
  <w15:commentEx w15:paraId="2F2EB258" w15:done="0"/>
  <w15:commentEx w15:paraId="17AC51A6" w15:done="0"/>
  <w15:commentEx w15:paraId="00994981" w15:done="0"/>
  <w15:commentEx w15:paraId="1A65771B" w15:done="0"/>
  <w15:commentEx w15:paraId="6BE01B9F" w15:done="0"/>
  <w15:commentEx w15:paraId="4481C946" w15:done="0"/>
  <w15:commentEx w15:paraId="159DBD86" w15:done="0"/>
  <w15:commentEx w15:paraId="34BE452A" w15:done="0"/>
  <w15:commentEx w15:paraId="2082F016" w15:done="0"/>
  <w15:commentEx w15:paraId="227AEE84" w15:done="0"/>
  <w15:commentEx w15:paraId="1F802D64" w15:done="0"/>
  <w15:commentEx w15:paraId="2E11EA27" w15:done="0"/>
  <w15:commentEx w15:paraId="5F5DA8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4DF75" w16cex:dateUtc="2022-02-26T22:18:00Z"/>
  <w16cex:commentExtensible w16cex:durableId="25C4E47E" w16cex:dateUtc="2022-02-26T22:40:00Z"/>
  <w16cex:commentExtensible w16cex:durableId="25C4E50A" w16cex:dateUtc="2022-02-26T22:42:00Z"/>
  <w16cex:commentExtensible w16cex:durableId="25C51ACB" w16cex:dateUtc="2022-02-27T02:31:00Z"/>
  <w16cex:commentExtensible w16cex:durableId="25C51BE4" w16cex:dateUtc="2022-02-27T02:36:00Z"/>
  <w16cex:commentExtensible w16cex:durableId="25C51FA9" w16cex:dateUtc="2022-02-27T02:52:00Z"/>
  <w16cex:commentExtensible w16cex:durableId="25C52057" w16cex:dateUtc="2022-02-27T02:55:00Z"/>
  <w16cex:commentExtensible w16cex:durableId="25C52245" w16cex:dateUtc="2022-02-27T03:03:00Z"/>
  <w16cex:commentExtensible w16cex:durableId="25C52416" w16cex:dateUtc="2022-02-27T03:11:00Z"/>
  <w16cex:commentExtensible w16cex:durableId="25C5245E" w16cex:dateUtc="2022-02-27T03:12:00Z"/>
  <w16cex:commentExtensible w16cex:durableId="25C522F1" w16cex:dateUtc="2022-02-27T03:06:00Z"/>
  <w16cex:commentExtensible w16cex:durableId="25C52366" w16cex:dateUtc="2022-02-27T03:08:00Z"/>
  <w16cex:commentExtensible w16cex:durableId="25C5256A" w16cex:dateUtc="2022-02-27T03:17:00Z"/>
  <w16cex:commentExtensible w16cex:durableId="25C5276D" w16cex:dateUtc="2022-02-27T03:25:00Z"/>
  <w16cex:commentExtensible w16cex:durableId="25C528C2" w16cex:dateUtc="2022-02-27T03:31:00Z"/>
  <w16cex:commentExtensible w16cex:durableId="25C52CA1" w16cex:dateUtc="2022-02-27T03:48:00Z"/>
  <w16cex:commentExtensible w16cex:durableId="25C52CA7" w16cex:dateUtc="2022-02-27T03:48:00Z"/>
  <w16cex:commentExtensible w16cex:durableId="25C528FB" w16cex:dateUtc="2022-02-27T03:32:00Z"/>
  <w16cex:commentExtensible w16cex:durableId="25C52987" w16cex:dateUtc="2022-02-27T03:34:00Z"/>
  <w16cex:commentExtensible w16cex:durableId="25C52C13" w16cex:dateUtc="2022-02-27T0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3CF3CC" w16cid:durableId="25C4DF75"/>
  <w16cid:commentId w16cid:paraId="52146FA4" w16cid:durableId="25C4E47E"/>
  <w16cid:commentId w16cid:paraId="12B9EBDE" w16cid:durableId="25C4E50A"/>
  <w16cid:commentId w16cid:paraId="601A8591" w16cid:durableId="25C51ACB"/>
  <w16cid:commentId w16cid:paraId="7723B1C4" w16cid:durableId="25C51BE4"/>
  <w16cid:commentId w16cid:paraId="0A382481" w16cid:durableId="25C51FA9"/>
  <w16cid:commentId w16cid:paraId="0B473D47" w16cid:durableId="25C52057"/>
  <w16cid:commentId w16cid:paraId="2F2EB258" w16cid:durableId="25C52245"/>
  <w16cid:commentId w16cid:paraId="17AC51A6" w16cid:durableId="25C52416"/>
  <w16cid:commentId w16cid:paraId="00994981" w16cid:durableId="25C5245E"/>
  <w16cid:commentId w16cid:paraId="1A65771B" w16cid:durableId="25C522F1"/>
  <w16cid:commentId w16cid:paraId="6BE01B9F" w16cid:durableId="25C52366"/>
  <w16cid:commentId w16cid:paraId="4481C946" w16cid:durableId="25C5256A"/>
  <w16cid:commentId w16cid:paraId="159DBD86" w16cid:durableId="25C5276D"/>
  <w16cid:commentId w16cid:paraId="34BE452A" w16cid:durableId="25C528C2"/>
  <w16cid:commentId w16cid:paraId="2082F016" w16cid:durableId="25C52CA1"/>
  <w16cid:commentId w16cid:paraId="227AEE84" w16cid:durableId="25C52CA7"/>
  <w16cid:commentId w16cid:paraId="1F802D64" w16cid:durableId="25C528FB"/>
  <w16cid:commentId w16cid:paraId="2E11EA27" w16cid:durableId="25C52987"/>
  <w16cid:commentId w16cid:paraId="5F5DA8D7" w16cid:durableId="25C52C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21261" w14:textId="77777777" w:rsidR="00AB0C1D" w:rsidRDefault="00AB0C1D">
      <w:pPr>
        <w:spacing w:after="0"/>
      </w:pPr>
      <w:r>
        <w:separator/>
      </w:r>
    </w:p>
  </w:endnote>
  <w:endnote w:type="continuationSeparator" w:id="0">
    <w:p w14:paraId="43693AC0" w14:textId="77777777" w:rsidR="00AB0C1D" w:rsidRDefault="00AB0C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EE32" w14:textId="77777777" w:rsidR="00AB0C1D" w:rsidRDefault="00AB0C1D">
      <w:r>
        <w:separator/>
      </w:r>
    </w:p>
  </w:footnote>
  <w:footnote w:type="continuationSeparator" w:id="0">
    <w:p w14:paraId="63A9D684" w14:textId="77777777" w:rsidR="00AB0C1D" w:rsidRDefault="00AB0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4A090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696647"/>
    <w:multiLevelType w:val="multilevel"/>
    <w:tmpl w:val="0A58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C74BA"/>
    <w:multiLevelType w:val="multilevel"/>
    <w:tmpl w:val="8768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61965"/>
    <w:multiLevelType w:val="multilevel"/>
    <w:tmpl w:val="D2B0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94D1D"/>
    <w:multiLevelType w:val="multilevel"/>
    <w:tmpl w:val="20D4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364A1"/>
    <w:multiLevelType w:val="multilevel"/>
    <w:tmpl w:val="72C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2B4159"/>
    <w:multiLevelType w:val="multilevel"/>
    <w:tmpl w:val="4964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E314D"/>
    <w:multiLevelType w:val="multilevel"/>
    <w:tmpl w:val="0230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C01E5"/>
    <w:multiLevelType w:val="multilevel"/>
    <w:tmpl w:val="CA8A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DA6C4F"/>
    <w:multiLevelType w:val="multilevel"/>
    <w:tmpl w:val="CA4C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7B3C54"/>
    <w:multiLevelType w:val="multilevel"/>
    <w:tmpl w:val="3EFC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5933A8"/>
    <w:multiLevelType w:val="multilevel"/>
    <w:tmpl w:val="C08E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6"/>
  </w:num>
  <w:num w:numId="5">
    <w:abstractNumId w:val="8"/>
  </w:num>
  <w:num w:numId="6">
    <w:abstractNumId w:val="11"/>
  </w:num>
  <w:num w:numId="7">
    <w:abstractNumId w:val="7"/>
  </w:num>
  <w:num w:numId="8">
    <w:abstractNumId w:val="4"/>
  </w:num>
  <w:num w:numId="9">
    <w:abstractNumId w:val="3"/>
  </w:num>
  <w:num w:numId="10">
    <w:abstractNumId w:val="9"/>
  </w:num>
  <w:num w:numId="11">
    <w:abstractNumId w:val="1"/>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Desloges">
    <w15:presenceInfo w15:providerId="None" w15:userId="Joseph Deslo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209F1"/>
    <w:rsid w:val="00076ECE"/>
    <w:rsid w:val="0014517E"/>
    <w:rsid w:val="003B1CAF"/>
    <w:rsid w:val="00484B0E"/>
    <w:rsid w:val="004E2105"/>
    <w:rsid w:val="00502EC3"/>
    <w:rsid w:val="00505068"/>
    <w:rsid w:val="005466B8"/>
    <w:rsid w:val="005F0315"/>
    <w:rsid w:val="00603AEC"/>
    <w:rsid w:val="0088262C"/>
    <w:rsid w:val="008D6118"/>
    <w:rsid w:val="00A33DF8"/>
    <w:rsid w:val="00AB0C1D"/>
    <w:rsid w:val="00CD79EA"/>
    <w:rsid w:val="00CF10D0"/>
    <w:rsid w:val="00D60A33"/>
    <w:rsid w:val="00D618A4"/>
    <w:rsid w:val="00E209F1"/>
    <w:rsid w:val="00E45611"/>
    <w:rsid w:val="00E47F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4266EA6"/>
  <w15:docId w15:val="{A3D692BA-8985-42F1-BD04-184A81802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618A4"/>
    <w:rPr>
      <w:sz w:val="16"/>
      <w:szCs w:val="16"/>
    </w:rPr>
  </w:style>
  <w:style w:type="paragraph" w:styleId="CommentText">
    <w:name w:val="annotation text"/>
    <w:basedOn w:val="Normal"/>
    <w:link w:val="CommentTextChar"/>
    <w:semiHidden/>
    <w:unhideWhenUsed/>
    <w:rsid w:val="00D618A4"/>
    <w:rPr>
      <w:sz w:val="20"/>
      <w:szCs w:val="20"/>
    </w:rPr>
  </w:style>
  <w:style w:type="character" w:customStyle="1" w:styleId="CommentTextChar">
    <w:name w:val="Comment Text Char"/>
    <w:basedOn w:val="DefaultParagraphFont"/>
    <w:link w:val="CommentText"/>
    <w:semiHidden/>
    <w:rsid w:val="00D618A4"/>
    <w:rPr>
      <w:sz w:val="20"/>
      <w:szCs w:val="20"/>
    </w:rPr>
  </w:style>
  <w:style w:type="paragraph" w:styleId="CommentSubject">
    <w:name w:val="annotation subject"/>
    <w:basedOn w:val="CommentText"/>
    <w:next w:val="CommentText"/>
    <w:link w:val="CommentSubjectChar"/>
    <w:semiHidden/>
    <w:unhideWhenUsed/>
    <w:rsid w:val="00D618A4"/>
    <w:rPr>
      <w:b/>
      <w:bCs/>
    </w:rPr>
  </w:style>
  <w:style w:type="character" w:customStyle="1" w:styleId="CommentSubjectChar">
    <w:name w:val="Comment Subject Char"/>
    <w:basedOn w:val="CommentTextChar"/>
    <w:link w:val="CommentSubject"/>
    <w:semiHidden/>
    <w:rsid w:val="00D618A4"/>
    <w:rPr>
      <w:b/>
      <w:bCs/>
      <w:sz w:val="20"/>
      <w:szCs w:val="20"/>
    </w:rPr>
  </w:style>
  <w:style w:type="paragraph" w:styleId="Revision">
    <w:name w:val="Revision"/>
    <w:hidden/>
    <w:semiHidden/>
    <w:rsid w:val="00D618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97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i.org/10.1029%2F2003GL017814" TargetMode="External"/><Relationship Id="rId13" Type="http://schemas.openxmlformats.org/officeDocument/2006/relationships/hyperlink" Target="https://en.wikipedia.org/wiki/Digital_object_identifier" TargetMode="External"/><Relationship Id="rId18" Type="http://schemas.openxmlformats.org/officeDocument/2006/relationships/hyperlink" Target="https://en.wikipedia.org/wiki/Met_Office"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en.wikipedia.org/wiki/Digital_object_identifier" TargetMode="External"/><Relationship Id="rId12" Type="http://schemas.openxmlformats.org/officeDocument/2006/relationships/hyperlink" Target="https://doi.org/10.1029%2F2004GL019781" TargetMode="External"/><Relationship Id="rId17" Type="http://schemas.openxmlformats.org/officeDocument/2006/relationships/hyperlink" Target="https://en.wikipedia.org/wiki/Climatic_Research_Unit" TargetMode="External"/><Relationship Id="rId2" Type="http://schemas.openxmlformats.org/officeDocument/2006/relationships/hyperlink" Target="https://doi.org/10.1191%2F095968398667194956" TargetMode="External"/><Relationship Id="rId16" Type="http://schemas.openxmlformats.org/officeDocument/2006/relationships/hyperlink" Target="https://doi.org/10.1126%2Fscience.1107046" TargetMode="External"/><Relationship Id="rId20" Type="http://schemas.openxmlformats.org/officeDocument/2006/relationships/hyperlink" Target="http://www.cru.uea.ac.uk/cru/data/temperature/" TargetMode="External"/><Relationship Id="rId1" Type="http://schemas.openxmlformats.org/officeDocument/2006/relationships/hyperlink" Target="https://en.wikipedia.org/wiki/Digital_object_identifier" TargetMode="External"/><Relationship Id="rId6" Type="http://schemas.openxmlformats.org/officeDocument/2006/relationships/hyperlink" Target="https://doi.org/10.1126%2Fscience.1066208" TargetMode="External"/><Relationship Id="rId11" Type="http://schemas.openxmlformats.org/officeDocument/2006/relationships/hyperlink" Target="https://en.wikipedia.org/wiki/Digital_object_identifier"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en.wikipedia.org/wiki/Digital_object_identifier" TargetMode="External"/><Relationship Id="rId10" Type="http://schemas.openxmlformats.org/officeDocument/2006/relationships/hyperlink" Target="https://doi.org/10.1029%2F2003RG000143" TargetMode="External"/><Relationship Id="rId19" Type="http://schemas.openxmlformats.org/officeDocument/2006/relationships/hyperlink" Target="https://en.wikipedia.org/wiki/Hadley_Centre" TargetMode="External"/><Relationship Id="rId4" Type="http://schemas.openxmlformats.org/officeDocument/2006/relationships/hyperlink" Target="https://doi.org/10.1126%2Fscience.289.5477.270" TargetMode="External"/><Relationship Id="rId9" Type="http://schemas.openxmlformats.org/officeDocument/2006/relationships/hyperlink" Target="https://en.wikipedia.org/wiki/Digital_object_identifier" TargetMode="External"/><Relationship Id="rId14" Type="http://schemas.openxmlformats.org/officeDocument/2006/relationships/hyperlink" Target="https://doi.org/10.1038%2Fnature0326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CC9B-2945-4911-80B9-FA4F217DF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14</Pages>
  <Words>2477</Words>
  <Characters>14119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Cariboo Lake Results Draft: Section 3 Temporal Sedimentary Record</vt:lpstr>
    </vt:vector>
  </TitlesOfParts>
  <Company/>
  <LinksUpToDate>false</LinksUpToDate>
  <CharactersWithSpaces>16563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Cariboo Lake Results Draft: Section 3 Temporal Sedimentary Record</dc:title>
  <dc:creator>Alex Cebulski</dc:creator>
  <cp:keywords/>
  <cp:lastModifiedBy>Joseph Desloges</cp:lastModifiedBy>
  <cp:revision>6</cp:revision>
  <dcterms:created xsi:type="dcterms:W3CDTF">2022-02-18T21:56:00Z</dcterms:created>
  <dcterms:modified xsi:type="dcterms:W3CDTF">2022-02-27T03:48:00Z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 13, 2022</vt:lpwstr>
  </property>
  <property fmtid="{D5CDD505-2E9C-101B-9397-08002B2CF9AE}" pid="3" name="header-includes">
    <vt:lpwstr/>
  </property>
  <property fmtid="{D5CDD505-2E9C-101B-9397-08002B2CF9AE}" pid="4" name="output">
    <vt:lpwstr/>
  </property>
</Properties>
</file>